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sz w:val="22"/>
          <w:szCs w:val="22"/>
        </w:rPr>
        <w:id w:val="1220942306"/>
        <w:docPartObj>
          <w:docPartGallery w:val="Cover Pages"/>
          <w:docPartUnique/>
        </w:docPartObj>
      </w:sdtPr>
      <w:sdtEndPr>
        <w:rPr>
          <w:rFonts w:eastAsiaTheme="majorEastAsia"/>
          <w:lang w:eastAsia="fr-FR"/>
        </w:rPr>
      </w:sdtEndPr>
      <w:sdtContent>
        <w:sdt>
          <w:sdtPr>
            <w:rPr>
              <w:rFonts w:cs="Arial"/>
              <w:sz w:val="22"/>
              <w:szCs w:val="22"/>
            </w:rPr>
            <w:id w:val="958842454"/>
            <w:docPartObj>
              <w:docPartGallery w:val="Cover Pages"/>
              <w:docPartUnique/>
            </w:docPartObj>
          </w:sdtPr>
          <w:sdtEndPr>
            <w:rPr>
              <w:rFonts w:eastAsiaTheme="majorEastAsia"/>
              <w:lang w:eastAsia="fr-FR"/>
            </w:rPr>
          </w:sdtEndPr>
          <w:sdtContent>
            <w:p w14:paraId="221A76BC" w14:textId="77777777" w:rsidR="00705897" w:rsidRPr="00070B0C" w:rsidRDefault="00705897" w:rsidP="0094370E">
              <w:pPr>
                <w:jc w:val="both"/>
                <w:rPr>
                  <w:rFonts w:cs="Arial"/>
                  <w:sz w:val="22"/>
                  <w:szCs w:val="22"/>
                </w:rPr>
              </w:pPr>
            </w:p>
            <w:p w14:paraId="6C49CBA2" w14:textId="77777777" w:rsidR="006F089A" w:rsidRDefault="00754464" w:rsidP="006F089A">
              <w:pPr>
                <w:jc w:val="both"/>
                <w:rPr>
                  <w:rFonts w:eastAsiaTheme="majorEastAsia" w:cs="Arial"/>
                  <w:sz w:val="22"/>
                  <w:szCs w:val="22"/>
                  <w:lang w:eastAsia="fr-FR"/>
                </w:rPr>
              </w:pPr>
              <w:r w:rsidRPr="00070B0C">
                <w:rPr>
                  <w:rFonts w:cs="Arial"/>
                  <w:noProof/>
                  <w:color w:val="948A54" w:themeColor="background2" w:themeShade="80"/>
                  <w:sz w:val="22"/>
                  <w:szCs w:val="22"/>
                  <w:lang w:eastAsia="fr-FR"/>
                </w:rPr>
                <w:drawing>
                  <wp:anchor distT="0" distB="0" distL="114300" distR="114300" simplePos="0" relativeHeight="251671552" behindDoc="1" locked="0" layoutInCell="1" allowOverlap="1" wp14:anchorId="483AD74D" wp14:editId="14627586">
                    <wp:simplePos x="0" y="0"/>
                    <wp:positionH relativeFrom="column">
                      <wp:posOffset>-699135</wp:posOffset>
                    </wp:positionH>
                    <wp:positionV relativeFrom="paragraph">
                      <wp:posOffset>867410</wp:posOffset>
                    </wp:positionV>
                    <wp:extent cx="4197985" cy="8022590"/>
                    <wp:effectExtent l="0" t="0" r="0" b="0"/>
                    <wp:wrapNone/>
                    <wp:docPr id="2" name="Image 1" descr="Triangulé Trame Ammc 2016 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ulé Trame Ammc 2016 Def.png"/>
                            <pic:cNvPicPr/>
                          </pic:nvPicPr>
                          <pic:blipFill>
                            <a:blip r:embed="rId9"/>
                            <a:srcRect r="39837"/>
                            <a:stretch>
                              <a:fillRect/>
                            </a:stretch>
                          </pic:blipFill>
                          <pic:spPr>
                            <a:xfrm>
                              <a:off x="0" y="0"/>
                              <a:ext cx="4197985" cy="8022590"/>
                            </a:xfrm>
                            <a:prstGeom prst="rect">
                              <a:avLst/>
                            </a:prstGeom>
                          </pic:spPr>
                        </pic:pic>
                      </a:graphicData>
                    </a:graphic>
                  </wp:anchor>
                </w:drawing>
              </w:r>
              <w:r w:rsidR="00B70CE9" w:rsidRPr="00070B0C">
                <w:rPr>
                  <w:rFonts w:cs="Arial"/>
                  <w:noProof/>
                  <w:sz w:val="22"/>
                  <w:szCs w:val="22"/>
                  <w:lang w:eastAsia="fr-FR"/>
                </w:rPr>
                <mc:AlternateContent>
                  <mc:Choice Requires="wps">
                    <w:drawing>
                      <wp:anchor distT="0" distB="0" distL="114300" distR="114300" simplePos="0" relativeHeight="251669504" behindDoc="0" locked="0" layoutInCell="1" allowOverlap="1" wp14:anchorId="20435346" wp14:editId="51DE63BE">
                        <wp:simplePos x="0" y="0"/>
                        <wp:positionH relativeFrom="page">
                          <wp:posOffset>1381125</wp:posOffset>
                        </wp:positionH>
                        <wp:positionV relativeFrom="page">
                          <wp:posOffset>7848600</wp:posOffset>
                        </wp:positionV>
                        <wp:extent cx="4191000" cy="26860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191000" cy="268605"/>
                                </a:xfrm>
                                <a:prstGeom prst="rect">
                                  <a:avLst/>
                                </a:prstGeom>
                                <a:noFill/>
                                <a:ln w="6350">
                                  <a:noFill/>
                                </a:ln>
                                <a:effectLst/>
                              </wps:spPr>
                              <wps:txbx>
                                <w:txbxContent>
                                  <w:p w14:paraId="79A5CBF6" w14:textId="32E54E78" w:rsidR="00EE6AF7" w:rsidRPr="009910A4" w:rsidRDefault="00EE6AF7" w:rsidP="00206400">
                                    <w:pPr>
                                      <w:pStyle w:val="Default"/>
                                      <w:widowControl w:val="0"/>
                                      <w:jc w:val="center"/>
                                      <w:rPr>
                                        <w:rFonts w:ascii="Futura Condensed" w:eastAsia="Times New Roman" w:hAnsi="Futura Condensed" w:cs="Futura Light"/>
                                        <w:b/>
                                        <w:color w:val="365F91" w:themeColor="accent1" w:themeShade="BF"/>
                                        <w:sz w:val="32"/>
                                        <w:szCs w:val="32"/>
                                        <w:lang w:eastAsia="fr-FR"/>
                                      </w:rPr>
                                    </w:pPr>
                                    <w:r w:rsidRPr="009910A4">
                                      <w:rPr>
                                        <w:rFonts w:ascii="Futura Condensed" w:eastAsia="Times New Roman" w:hAnsi="Futura Condensed" w:cs="Futura Light"/>
                                        <w:b/>
                                        <w:color w:val="365F91" w:themeColor="accent1" w:themeShade="BF"/>
                                        <w:sz w:val="32"/>
                                        <w:szCs w:val="32"/>
                                        <w:lang w:eastAsia="fr-FR"/>
                                      </w:rPr>
                                      <w:t>Mission d</w:t>
                                    </w:r>
                                    <w:r>
                                      <w:rPr>
                                        <w:rFonts w:ascii="Futura Condensed" w:eastAsia="Times New Roman" w:hAnsi="Futura Condensed" w:cs="Futura Light"/>
                                        <w:b/>
                                        <w:color w:val="365F91" w:themeColor="accent1" w:themeShade="BF"/>
                                        <w:sz w:val="32"/>
                                        <w:szCs w:val="32"/>
                                        <w:lang w:eastAsia="fr-FR"/>
                                      </w:rPr>
                                      <w:t xml:space="preserve">e l’établissement </w:t>
                                    </w:r>
                                    <w:r w:rsidRPr="009910A4">
                                      <w:rPr>
                                        <w:rFonts w:ascii="Futura Condensed" w:eastAsia="Times New Roman" w:hAnsi="Futura Condensed" w:cs="Futura Light"/>
                                        <w:b/>
                                        <w:color w:val="365F91" w:themeColor="accent1" w:themeShade="BF"/>
                                        <w:sz w:val="32"/>
                                        <w:szCs w:val="32"/>
                                        <w:lang w:eastAsia="fr-FR"/>
                                      </w:rPr>
                                      <w:t>Dépositaire d’OPCVM</w:t>
                                    </w:r>
                                  </w:p>
                                  <w:p w14:paraId="688E9500" w14:textId="77777777" w:rsidR="00EE6AF7" w:rsidRDefault="00EE6AF7" w:rsidP="00206400">
                                    <w:pPr>
                                      <w:pStyle w:val="Default"/>
                                      <w:widowControl w:val="0"/>
                                      <w:jc w:val="center"/>
                                      <w:rPr>
                                        <w:b/>
                                        <w:color w:val="244061" w:themeColor="accent1" w:themeShade="80"/>
                                        <w:sz w:val="36"/>
                                        <w:szCs w:val="36"/>
                                      </w:rPr>
                                    </w:pPr>
                                    <w:r>
                                      <w:rPr>
                                        <w:b/>
                                        <w:noProof/>
                                        <w:color w:val="4F81BD" w:themeColor="accent1"/>
                                        <w:sz w:val="36"/>
                                        <w:szCs w:val="36"/>
                                        <w:lang w:eastAsia="fr-FR"/>
                                      </w:rPr>
                                      <w:drawing>
                                        <wp:inline distT="0" distB="0" distL="0" distR="0" wp14:anchorId="726DA8B7" wp14:editId="73EE5A74">
                                          <wp:extent cx="1972310" cy="10795"/>
                                          <wp:effectExtent l="19050" t="19050" r="27940" b="273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2310" cy="10795"/>
                                                  </a:xfrm>
                                                  <a:prstGeom prst="rect">
                                                    <a:avLst/>
                                                  </a:prstGeom>
                                                  <a:solidFill>
                                                    <a:schemeClr val="bg2">
                                                      <a:lumMod val="50000"/>
                                                    </a:schemeClr>
                                                  </a:solidFill>
                                                  <a:ln>
                                                    <a:solidFill>
                                                      <a:schemeClr val="bg2">
                                                        <a:lumMod val="50000"/>
                                                      </a:schemeClr>
                                                    </a:solidFill>
                                                  </a:ln>
                                                </pic:spPr>
                                              </pic:pic>
                                            </a:graphicData>
                                          </a:graphic>
                                        </wp:inline>
                                      </w:drawing>
                                    </w:r>
                                  </w:p>
                                  <w:p w14:paraId="40F70BEC" w14:textId="77777777" w:rsidR="00EE6AF7" w:rsidRDefault="00EE6AF7" w:rsidP="00780D07">
                                    <w:pPr>
                                      <w:pStyle w:val="Default"/>
                                      <w:widowControl w:val="0"/>
                                      <w:jc w:val="center"/>
                                      <w:rPr>
                                        <w:rFonts w:ascii="Futura Condensed" w:eastAsia="Times New Roman" w:hAnsi="Futura Condensed" w:cs="Futura Light"/>
                                        <w:b/>
                                        <w:color w:val="948A54" w:themeColor="background2" w:themeShade="80"/>
                                        <w:sz w:val="28"/>
                                        <w:szCs w:val="28"/>
                                        <w:lang w:eastAsia="fr-FR"/>
                                      </w:rPr>
                                    </w:pPr>
                                    <w:r w:rsidRPr="00B70CE9">
                                      <w:rPr>
                                        <w:color w:val="1F497D" w:themeColor="text2"/>
                                      </w:rPr>
                                      <w:t xml:space="preserve"> </w:t>
                                    </w:r>
                                    <w:r w:rsidRPr="00754464">
                                      <w:rPr>
                                        <w:rFonts w:ascii="Futura Condensed" w:eastAsia="Times New Roman" w:hAnsi="Futura Condensed" w:cs="Futura Light"/>
                                        <w:b/>
                                        <w:color w:val="948A54" w:themeColor="background2" w:themeShade="80"/>
                                        <w:sz w:val="28"/>
                                        <w:szCs w:val="28"/>
                                        <w:lang w:eastAsia="fr-FR"/>
                                      </w:rPr>
                                      <w:t>Guide pratique</w:t>
                                    </w:r>
                                  </w:p>
                                  <w:p w14:paraId="60913E4A" w14:textId="77777777" w:rsidR="00EE6AF7" w:rsidRPr="00B70CE9" w:rsidRDefault="00EE6AF7" w:rsidP="00780D07">
                                    <w:pPr>
                                      <w:pStyle w:val="Default"/>
                                      <w:widowControl w:val="0"/>
                                      <w:jc w:val="center"/>
                                      <w:rPr>
                                        <w:b/>
                                      </w:rPr>
                                    </w:pPr>
                                  </w:p>
                                  <w:p w14:paraId="3F0F89C1" w14:textId="10EDD94D" w:rsidR="00EE6AF7" w:rsidRPr="009910A4" w:rsidRDefault="00EE6AF7" w:rsidP="00754464">
                                    <w:pPr>
                                      <w:pStyle w:val="Default"/>
                                      <w:widowControl w:val="0"/>
                                      <w:jc w:val="center"/>
                                      <w:rPr>
                                        <w:rFonts w:ascii="Futura Condensed" w:eastAsia="Times New Roman" w:hAnsi="Futura Condensed" w:cs="Futura Light"/>
                                        <w:b/>
                                        <w:color w:val="365F91" w:themeColor="accent1" w:themeShade="BF"/>
                                        <w:sz w:val="28"/>
                                        <w:szCs w:val="28"/>
                                        <w:lang w:eastAsia="fr-FR"/>
                                      </w:rPr>
                                    </w:pPr>
                                    <w:del w:id="0" w:author="Hasnaâ BARZALI" w:date="2018-01-17T12:05:00Z">
                                      <w:r w:rsidRPr="009910A4" w:rsidDel="002B3B0B">
                                        <w:rPr>
                                          <w:rFonts w:ascii="Futura Condensed" w:eastAsia="Times New Roman" w:hAnsi="Futura Condensed" w:cs="Futura Light"/>
                                          <w:b/>
                                          <w:color w:val="365F91" w:themeColor="accent1" w:themeShade="BF"/>
                                          <w:sz w:val="28"/>
                                          <w:szCs w:val="28"/>
                                          <w:lang w:eastAsia="fr-FR"/>
                                        </w:rPr>
                                        <w:delText xml:space="preserve">Novembre </w:delText>
                                      </w:r>
                                    </w:del>
                                    <w:ins w:id="1" w:author="Hasnaâ BARZALI" w:date="2018-02-05T09:54:00Z">
                                      <w:r>
                                        <w:rPr>
                                          <w:rFonts w:ascii="Futura Condensed" w:eastAsia="Times New Roman" w:hAnsi="Futura Condensed" w:cs="Futura Light"/>
                                          <w:b/>
                                          <w:color w:val="365F91" w:themeColor="accent1" w:themeShade="BF"/>
                                          <w:sz w:val="28"/>
                                          <w:szCs w:val="28"/>
                                          <w:lang w:eastAsia="fr-FR"/>
                                        </w:rPr>
                                        <w:t xml:space="preserve">Février </w:t>
                                      </w:r>
                                    </w:ins>
                                    <w:r w:rsidRPr="009910A4">
                                      <w:rPr>
                                        <w:rFonts w:ascii="Futura Condensed" w:eastAsia="Times New Roman" w:hAnsi="Futura Condensed" w:cs="Futura Light"/>
                                        <w:b/>
                                        <w:color w:val="365F91" w:themeColor="accent1" w:themeShade="BF"/>
                                        <w:sz w:val="28"/>
                                        <w:szCs w:val="28"/>
                                        <w:lang w:eastAsia="fr-FR"/>
                                      </w:rPr>
                                      <w:t>201</w:t>
                                    </w:r>
                                    <w:ins w:id="2" w:author="Hasnaâ BARZALI" w:date="2018-01-17T12:05:00Z">
                                      <w:r>
                                        <w:rPr>
                                          <w:rFonts w:ascii="Futura Condensed" w:eastAsia="Times New Roman" w:hAnsi="Futura Condensed" w:cs="Futura Light"/>
                                          <w:b/>
                                          <w:color w:val="365F91" w:themeColor="accent1" w:themeShade="BF"/>
                                          <w:sz w:val="28"/>
                                          <w:szCs w:val="28"/>
                                          <w:lang w:eastAsia="fr-FR"/>
                                        </w:rPr>
                                        <w:t>8</w:t>
                                      </w:r>
                                    </w:ins>
                                    <w:del w:id="3" w:author="Hasnaâ BARZALI" w:date="2018-01-17T12:05:00Z">
                                      <w:r w:rsidRPr="009910A4" w:rsidDel="002B3B0B">
                                        <w:rPr>
                                          <w:rFonts w:ascii="Futura Condensed" w:eastAsia="Times New Roman" w:hAnsi="Futura Condensed" w:cs="Futura Light"/>
                                          <w:b/>
                                          <w:color w:val="365F91" w:themeColor="accent1" w:themeShade="BF"/>
                                          <w:sz w:val="28"/>
                                          <w:szCs w:val="28"/>
                                          <w:lang w:eastAsia="fr-FR"/>
                                        </w:rPr>
                                        <w:delText>7</w:delText>
                                      </w:r>
                                    </w:del>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0435346" id="_x0000_t202" coordsize="21600,21600" o:spt="202" path="m,l,21600r21600,l21600,xe">
                        <v:stroke joinstyle="miter"/>
                        <v:path gradientshapeok="t" o:connecttype="rect"/>
                      </v:shapetype>
                      <v:shape id="Zone de texte 1" o:spid="_x0000_s1026" type="#_x0000_t202" style="position:absolute;left:0;text-align:left;margin-left:108.75pt;margin-top:618pt;width:330pt;height:21.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" filled="f" stroked="f" strokeweight=".5pt">
                        <v:textbox style="mso-fit-shape-to-text:t">
                          <w:txbxContent>
                            <w:p w14:paraId="79A5CBF6" w14:textId="32E54E78" w:rsidR="00EE6AF7" w:rsidRPr="009910A4" w:rsidRDefault="00EE6AF7" w:rsidP="00206400">
                              <w:pPr>
                                <w:pStyle w:val="Default"/>
                                <w:widowControl w:val="0"/>
                                <w:jc w:val="center"/>
                                <w:rPr>
                                  <w:rFonts w:ascii="Futura Condensed" w:eastAsia="Times New Roman" w:hAnsi="Futura Condensed" w:cs="Futura Light"/>
                                  <w:b/>
                                  <w:color w:val="365F91" w:themeColor="accent1" w:themeShade="BF"/>
                                  <w:sz w:val="32"/>
                                  <w:szCs w:val="32"/>
                                  <w:lang w:eastAsia="fr-FR"/>
                                </w:rPr>
                              </w:pPr>
                              <w:r w:rsidRPr="009910A4">
                                <w:rPr>
                                  <w:rFonts w:ascii="Futura Condensed" w:eastAsia="Times New Roman" w:hAnsi="Futura Condensed" w:cs="Futura Light"/>
                                  <w:b/>
                                  <w:color w:val="365F91" w:themeColor="accent1" w:themeShade="BF"/>
                                  <w:sz w:val="32"/>
                                  <w:szCs w:val="32"/>
                                  <w:lang w:eastAsia="fr-FR"/>
                                </w:rPr>
                                <w:t>Mission d</w:t>
                              </w:r>
                              <w:r>
                                <w:rPr>
                                  <w:rFonts w:ascii="Futura Condensed" w:eastAsia="Times New Roman" w:hAnsi="Futura Condensed" w:cs="Futura Light"/>
                                  <w:b/>
                                  <w:color w:val="365F91" w:themeColor="accent1" w:themeShade="BF"/>
                                  <w:sz w:val="32"/>
                                  <w:szCs w:val="32"/>
                                  <w:lang w:eastAsia="fr-FR"/>
                                </w:rPr>
                                <w:t xml:space="preserve">e l’établissement </w:t>
                              </w:r>
                              <w:r w:rsidRPr="009910A4">
                                <w:rPr>
                                  <w:rFonts w:ascii="Futura Condensed" w:eastAsia="Times New Roman" w:hAnsi="Futura Condensed" w:cs="Futura Light"/>
                                  <w:b/>
                                  <w:color w:val="365F91" w:themeColor="accent1" w:themeShade="BF"/>
                                  <w:sz w:val="32"/>
                                  <w:szCs w:val="32"/>
                                  <w:lang w:eastAsia="fr-FR"/>
                                </w:rPr>
                                <w:t>Dépositaire d’OPCVM</w:t>
                              </w:r>
                            </w:p>
                            <w:p w14:paraId="688E9500" w14:textId="77777777" w:rsidR="00EE6AF7" w:rsidRDefault="00EE6AF7" w:rsidP="00206400">
                              <w:pPr>
                                <w:pStyle w:val="Default"/>
                                <w:widowControl w:val="0"/>
                                <w:jc w:val="center"/>
                                <w:rPr>
                                  <w:b/>
                                  <w:color w:val="244061" w:themeColor="accent1" w:themeShade="80"/>
                                  <w:sz w:val="36"/>
                                  <w:szCs w:val="36"/>
                                </w:rPr>
                              </w:pPr>
                              <w:r>
                                <w:rPr>
                                  <w:b/>
                                  <w:noProof/>
                                  <w:color w:val="4F81BD" w:themeColor="accent1"/>
                                  <w:sz w:val="36"/>
                                  <w:szCs w:val="36"/>
                                  <w:lang w:eastAsia="fr-FR"/>
                                </w:rPr>
                                <w:drawing>
                                  <wp:inline distT="0" distB="0" distL="0" distR="0" wp14:anchorId="726DA8B7" wp14:editId="73EE5A74">
                                    <wp:extent cx="1972310" cy="10795"/>
                                    <wp:effectExtent l="19050" t="19050" r="27940" b="273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2310" cy="10795"/>
                                            </a:xfrm>
                                            <a:prstGeom prst="rect">
                                              <a:avLst/>
                                            </a:prstGeom>
                                            <a:solidFill>
                                              <a:schemeClr val="bg2">
                                                <a:lumMod val="50000"/>
                                              </a:schemeClr>
                                            </a:solidFill>
                                            <a:ln>
                                              <a:solidFill>
                                                <a:schemeClr val="bg2">
                                                  <a:lumMod val="50000"/>
                                                </a:schemeClr>
                                              </a:solidFill>
                                            </a:ln>
                                          </pic:spPr>
                                        </pic:pic>
                                      </a:graphicData>
                                    </a:graphic>
                                  </wp:inline>
                                </w:drawing>
                              </w:r>
                            </w:p>
                            <w:p w14:paraId="40F70BEC" w14:textId="77777777" w:rsidR="00EE6AF7" w:rsidRDefault="00EE6AF7" w:rsidP="00780D07">
                              <w:pPr>
                                <w:pStyle w:val="Default"/>
                                <w:widowControl w:val="0"/>
                                <w:jc w:val="center"/>
                                <w:rPr>
                                  <w:rFonts w:ascii="Futura Condensed" w:eastAsia="Times New Roman" w:hAnsi="Futura Condensed" w:cs="Futura Light"/>
                                  <w:b/>
                                  <w:color w:val="948A54" w:themeColor="background2" w:themeShade="80"/>
                                  <w:sz w:val="28"/>
                                  <w:szCs w:val="28"/>
                                  <w:lang w:eastAsia="fr-FR"/>
                                </w:rPr>
                              </w:pPr>
                              <w:r w:rsidRPr="00B70CE9">
                                <w:rPr>
                                  <w:color w:val="1F497D" w:themeColor="text2"/>
                                </w:rPr>
                                <w:t xml:space="preserve"> </w:t>
                              </w:r>
                              <w:r w:rsidRPr="00754464">
                                <w:rPr>
                                  <w:rFonts w:ascii="Futura Condensed" w:eastAsia="Times New Roman" w:hAnsi="Futura Condensed" w:cs="Futura Light"/>
                                  <w:b/>
                                  <w:color w:val="948A54" w:themeColor="background2" w:themeShade="80"/>
                                  <w:sz w:val="28"/>
                                  <w:szCs w:val="28"/>
                                  <w:lang w:eastAsia="fr-FR"/>
                                </w:rPr>
                                <w:t>Guide pratique</w:t>
                              </w:r>
                            </w:p>
                            <w:p w14:paraId="60913E4A" w14:textId="77777777" w:rsidR="00EE6AF7" w:rsidRPr="00B70CE9" w:rsidRDefault="00EE6AF7" w:rsidP="00780D07">
                              <w:pPr>
                                <w:pStyle w:val="Default"/>
                                <w:widowControl w:val="0"/>
                                <w:jc w:val="center"/>
                                <w:rPr>
                                  <w:b/>
                                </w:rPr>
                              </w:pPr>
                            </w:p>
                            <w:p w14:paraId="3F0F89C1" w14:textId="10EDD94D" w:rsidR="00EE6AF7" w:rsidRPr="009910A4" w:rsidRDefault="00EE6AF7" w:rsidP="00754464">
                              <w:pPr>
                                <w:pStyle w:val="Default"/>
                                <w:widowControl w:val="0"/>
                                <w:jc w:val="center"/>
                                <w:rPr>
                                  <w:rFonts w:ascii="Futura Condensed" w:eastAsia="Times New Roman" w:hAnsi="Futura Condensed" w:cs="Futura Light"/>
                                  <w:b/>
                                  <w:color w:val="365F91" w:themeColor="accent1" w:themeShade="BF"/>
                                  <w:sz w:val="28"/>
                                  <w:szCs w:val="28"/>
                                  <w:lang w:eastAsia="fr-FR"/>
                                </w:rPr>
                              </w:pPr>
                              <w:del w:id="4" w:author="Hasnaâ BARZALI" w:date="2018-01-17T12:05:00Z">
                                <w:r w:rsidRPr="009910A4" w:rsidDel="002B3B0B">
                                  <w:rPr>
                                    <w:rFonts w:ascii="Futura Condensed" w:eastAsia="Times New Roman" w:hAnsi="Futura Condensed" w:cs="Futura Light"/>
                                    <w:b/>
                                    <w:color w:val="365F91" w:themeColor="accent1" w:themeShade="BF"/>
                                    <w:sz w:val="28"/>
                                    <w:szCs w:val="28"/>
                                    <w:lang w:eastAsia="fr-FR"/>
                                  </w:rPr>
                                  <w:delText xml:space="preserve">Novembre </w:delText>
                                </w:r>
                              </w:del>
                              <w:ins w:id="5" w:author="Hasnaâ BARZALI" w:date="2018-02-05T09:54:00Z">
                                <w:r>
                                  <w:rPr>
                                    <w:rFonts w:ascii="Futura Condensed" w:eastAsia="Times New Roman" w:hAnsi="Futura Condensed" w:cs="Futura Light"/>
                                    <w:b/>
                                    <w:color w:val="365F91" w:themeColor="accent1" w:themeShade="BF"/>
                                    <w:sz w:val="28"/>
                                    <w:szCs w:val="28"/>
                                    <w:lang w:eastAsia="fr-FR"/>
                                  </w:rPr>
                                  <w:t xml:space="preserve">Février </w:t>
                                </w:r>
                              </w:ins>
                              <w:r w:rsidRPr="009910A4">
                                <w:rPr>
                                  <w:rFonts w:ascii="Futura Condensed" w:eastAsia="Times New Roman" w:hAnsi="Futura Condensed" w:cs="Futura Light"/>
                                  <w:b/>
                                  <w:color w:val="365F91" w:themeColor="accent1" w:themeShade="BF"/>
                                  <w:sz w:val="28"/>
                                  <w:szCs w:val="28"/>
                                  <w:lang w:eastAsia="fr-FR"/>
                                </w:rPr>
                                <w:t>201</w:t>
                              </w:r>
                              <w:ins w:id="6" w:author="Hasnaâ BARZALI" w:date="2018-01-17T12:05:00Z">
                                <w:r>
                                  <w:rPr>
                                    <w:rFonts w:ascii="Futura Condensed" w:eastAsia="Times New Roman" w:hAnsi="Futura Condensed" w:cs="Futura Light"/>
                                    <w:b/>
                                    <w:color w:val="365F91" w:themeColor="accent1" w:themeShade="BF"/>
                                    <w:sz w:val="28"/>
                                    <w:szCs w:val="28"/>
                                    <w:lang w:eastAsia="fr-FR"/>
                                  </w:rPr>
                                  <w:t>8</w:t>
                                </w:r>
                              </w:ins>
                              <w:del w:id="7" w:author="Hasnaâ BARZALI" w:date="2018-01-17T12:05:00Z">
                                <w:r w:rsidRPr="009910A4" w:rsidDel="002B3B0B">
                                  <w:rPr>
                                    <w:rFonts w:ascii="Futura Condensed" w:eastAsia="Times New Roman" w:hAnsi="Futura Condensed" w:cs="Futura Light"/>
                                    <w:b/>
                                    <w:color w:val="365F91" w:themeColor="accent1" w:themeShade="BF"/>
                                    <w:sz w:val="28"/>
                                    <w:szCs w:val="28"/>
                                    <w:lang w:eastAsia="fr-FR"/>
                                  </w:rPr>
                                  <w:delText>7</w:delText>
                                </w:r>
                              </w:del>
                            </w:p>
                          </w:txbxContent>
                        </v:textbox>
                        <w10:wrap type="square" anchorx="page" anchory="page"/>
                      </v:shape>
                    </w:pict>
                  </mc:Fallback>
                </mc:AlternateContent>
              </w:r>
              <w:r w:rsidR="00705897" w:rsidRPr="00070B0C">
                <w:rPr>
                  <w:rFonts w:eastAsiaTheme="majorEastAsia" w:cs="Arial"/>
                  <w:sz w:val="22"/>
                  <w:szCs w:val="22"/>
                  <w:lang w:eastAsia="fr-FR"/>
                </w:rPr>
                <w:br w:type="page"/>
              </w:r>
            </w:p>
          </w:sdtContent>
        </w:sdt>
        <w:customXmlInsRangeStart w:id="8" w:author="Hasnaâ BARZALI" w:date="2018-02-05T12:11:00Z"/>
        <w:sdt>
          <w:sdtPr>
            <w:rPr>
              <w:rFonts w:ascii="Arial" w:eastAsiaTheme="minorHAnsi" w:hAnsi="Arial" w:cstheme="minorBidi"/>
              <w:b w:val="0"/>
              <w:bCs w:val="0"/>
              <w:color w:val="244061" w:themeColor="accent1" w:themeShade="80"/>
              <w:sz w:val="24"/>
              <w:szCs w:val="24"/>
              <w:lang w:eastAsia="en-US"/>
            </w:rPr>
            <w:id w:val="-2115664002"/>
            <w:docPartObj>
              <w:docPartGallery w:val="Table of Contents"/>
              <w:docPartUnique/>
            </w:docPartObj>
          </w:sdtPr>
          <w:sdtContent>
            <w:customXmlInsRangeEnd w:id="8"/>
            <w:p w14:paraId="1FE912FC" w14:textId="7CA42A2D" w:rsidR="005B340B" w:rsidRDefault="005B340B">
              <w:pPr>
                <w:pStyle w:val="En-ttedetabledesmatires"/>
                <w:rPr>
                  <w:ins w:id="9" w:author="Hasnaâ BARZALI" w:date="2018-02-05T13:17:00Z"/>
                </w:rPr>
              </w:pPr>
              <w:ins w:id="10" w:author="Hasnaâ BARZALI" w:date="2018-02-05T12:11:00Z">
                <w:r>
                  <w:t>Table des matières</w:t>
                </w:r>
              </w:ins>
            </w:p>
            <w:p w14:paraId="6C822EA6" w14:textId="77777777" w:rsidR="004A6484" w:rsidRPr="004A6484" w:rsidRDefault="004A6484" w:rsidP="004A6484">
              <w:pPr>
                <w:rPr>
                  <w:ins w:id="11" w:author="Hasnaâ BARZALI" w:date="2018-02-05T12:11:00Z"/>
                  <w:lang w:eastAsia="fr-FR"/>
                </w:rPr>
              </w:pPr>
            </w:p>
            <w:p w14:paraId="3711025D" w14:textId="77777777" w:rsidR="004A6484" w:rsidRDefault="005B340B">
              <w:pPr>
                <w:pStyle w:val="TM1"/>
                <w:tabs>
                  <w:tab w:val="left" w:pos="440"/>
                  <w:tab w:val="right" w:leader="dot" w:pos="10456"/>
                </w:tabs>
                <w:rPr>
                  <w:ins w:id="12" w:author="Hasnaâ BARZALI" w:date="2018-02-05T13:17:00Z"/>
                  <w:rFonts w:asciiTheme="minorHAnsi" w:hAnsiTheme="minorHAnsi"/>
                  <w:noProof/>
                  <w:color w:val="auto"/>
                  <w:szCs w:val="22"/>
                </w:rPr>
              </w:pPr>
              <w:ins w:id="13" w:author="Hasnaâ BARZALI" w:date="2018-02-05T12:13:00Z">
                <w:r>
                  <w:fldChar w:fldCharType="begin"/>
                </w:r>
                <w:r>
                  <w:instrText xml:space="preserve"> TOC \o "1-3" \h \z \u </w:instrText>
                </w:r>
              </w:ins>
              <w:r>
                <w:fldChar w:fldCharType="separate"/>
              </w:r>
              <w:ins w:id="14" w:author="Hasnaâ BARZALI" w:date="2018-02-05T13:17:00Z">
                <w:r w:rsidR="004A6484" w:rsidRPr="00DA6B80">
                  <w:rPr>
                    <w:rStyle w:val="Lienhypertexte"/>
                    <w:noProof/>
                  </w:rPr>
                  <w:fldChar w:fldCharType="begin"/>
                </w:r>
                <w:r w:rsidR="004A6484" w:rsidRPr="00DA6B80">
                  <w:rPr>
                    <w:rStyle w:val="Lienhypertexte"/>
                    <w:noProof/>
                  </w:rPr>
                  <w:instrText xml:space="preserve"> </w:instrText>
                </w:r>
                <w:r w:rsidR="004A6484">
                  <w:rPr>
                    <w:noProof/>
                  </w:rPr>
                  <w:instrText>HYPERLINK \l "_Toc505599974"</w:instrText>
                </w:r>
                <w:r w:rsidR="004A6484" w:rsidRPr="00DA6B80">
                  <w:rPr>
                    <w:rStyle w:val="Lienhypertexte"/>
                    <w:noProof/>
                  </w:rPr>
                  <w:instrText xml:space="preserve"> </w:instrText>
                </w:r>
                <w:r w:rsidR="004A6484" w:rsidRPr="00DA6B80">
                  <w:rPr>
                    <w:rStyle w:val="Lienhypertexte"/>
                    <w:noProof/>
                  </w:rPr>
                  <w:fldChar w:fldCharType="separate"/>
                </w:r>
                <w:r w:rsidR="004A6484" w:rsidRPr="00DA6B80">
                  <w:rPr>
                    <w:rStyle w:val="Lienhypertexte"/>
                    <w:noProof/>
                  </w:rPr>
                  <w:t>1.</w:t>
                </w:r>
                <w:r w:rsidR="004A6484">
                  <w:rPr>
                    <w:rFonts w:asciiTheme="minorHAnsi" w:hAnsiTheme="minorHAnsi"/>
                    <w:noProof/>
                    <w:color w:val="auto"/>
                    <w:szCs w:val="22"/>
                  </w:rPr>
                  <w:tab/>
                </w:r>
                <w:r w:rsidR="004A6484" w:rsidRPr="00DA6B80">
                  <w:rPr>
                    <w:rStyle w:val="Lienhypertexte"/>
                    <w:noProof/>
                  </w:rPr>
                  <w:t>Principe de base de la mission de l’établissement dépositaire d’OPCVM</w:t>
                </w:r>
                <w:r w:rsidR="004A6484">
                  <w:rPr>
                    <w:noProof/>
                    <w:webHidden/>
                  </w:rPr>
                  <w:tab/>
                </w:r>
                <w:r w:rsidR="004A6484">
                  <w:rPr>
                    <w:noProof/>
                    <w:webHidden/>
                  </w:rPr>
                  <w:fldChar w:fldCharType="begin"/>
                </w:r>
                <w:r w:rsidR="004A6484">
                  <w:rPr>
                    <w:noProof/>
                    <w:webHidden/>
                  </w:rPr>
                  <w:instrText xml:space="preserve"> PAGEREF _Toc505599974 \h </w:instrText>
                </w:r>
              </w:ins>
              <w:r w:rsidR="004A6484">
                <w:rPr>
                  <w:noProof/>
                  <w:webHidden/>
                </w:rPr>
              </w:r>
              <w:r w:rsidR="004A6484">
                <w:rPr>
                  <w:noProof/>
                  <w:webHidden/>
                </w:rPr>
                <w:fldChar w:fldCharType="separate"/>
              </w:r>
              <w:ins w:id="15" w:author="Hasnaâ BARZALI" w:date="2018-02-05T13:17:00Z">
                <w:r w:rsidR="004A6484">
                  <w:rPr>
                    <w:noProof/>
                    <w:webHidden/>
                  </w:rPr>
                  <w:t>3</w:t>
                </w:r>
                <w:r w:rsidR="004A6484">
                  <w:rPr>
                    <w:noProof/>
                    <w:webHidden/>
                  </w:rPr>
                  <w:fldChar w:fldCharType="end"/>
                </w:r>
                <w:r w:rsidR="004A6484" w:rsidRPr="00DA6B80">
                  <w:rPr>
                    <w:rStyle w:val="Lienhypertexte"/>
                    <w:noProof/>
                  </w:rPr>
                  <w:fldChar w:fldCharType="end"/>
                </w:r>
              </w:ins>
            </w:p>
            <w:p w14:paraId="22946A13" w14:textId="77777777" w:rsidR="004A6484" w:rsidRDefault="004A6484">
              <w:pPr>
                <w:pStyle w:val="TM2"/>
                <w:tabs>
                  <w:tab w:val="left" w:pos="880"/>
                  <w:tab w:val="right" w:leader="dot" w:pos="10456"/>
                </w:tabs>
                <w:rPr>
                  <w:ins w:id="16" w:author="Hasnaâ BARZALI" w:date="2018-02-05T13:17:00Z"/>
                  <w:rFonts w:asciiTheme="minorHAnsi" w:eastAsiaTheme="minorEastAsia" w:hAnsiTheme="minorHAnsi"/>
                  <w:noProof/>
                  <w:color w:val="auto"/>
                  <w:szCs w:val="22"/>
                  <w:lang w:eastAsia="fr-FR"/>
                </w:rPr>
              </w:pPr>
              <w:ins w:id="17"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"_Toc505599975"</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1.1.</w:t>
                </w:r>
                <w:r>
                  <w:rPr>
                    <w:rFonts w:asciiTheme="minorHAnsi" w:eastAsiaTheme="minorEastAsia" w:hAnsiTheme="minorHAnsi"/>
                    <w:noProof/>
                    <w:color w:val="auto"/>
                    <w:szCs w:val="22"/>
                    <w:lang w:eastAsia="fr-FR"/>
                  </w:rPr>
                  <w:tab/>
                </w:r>
                <w:r w:rsidRPr="00DA6B80">
                  <w:rPr>
                    <w:rStyle w:val="Lienhypertexte"/>
                    <w:noProof/>
                  </w:rPr>
                  <w:t>Définition</w:t>
                </w:r>
                <w:r>
                  <w:rPr>
                    <w:noProof/>
                    <w:webHidden/>
                  </w:rPr>
                  <w:tab/>
                </w:r>
                <w:r>
                  <w:rPr>
                    <w:noProof/>
                    <w:webHidden/>
                  </w:rPr>
                  <w:fldChar w:fldCharType="begin"/>
                </w:r>
                <w:r>
                  <w:rPr>
                    <w:noProof/>
                    <w:webHidden/>
                  </w:rPr>
                  <w:instrText xml:space="preserve"> PAGEREF _Toc505599975 \h </w:instrText>
                </w:r>
              </w:ins>
              <w:r>
                <w:rPr>
                  <w:noProof/>
                  <w:webHidden/>
                </w:rPr>
              </w:r>
              <w:r>
                <w:rPr>
                  <w:noProof/>
                  <w:webHidden/>
                </w:rPr>
                <w:fldChar w:fldCharType="separate"/>
              </w:r>
              <w:ins w:id="18" w:author="Hasnaâ BARZALI" w:date="2018-02-05T13:17:00Z">
                <w:r>
                  <w:rPr>
                    <w:noProof/>
                    <w:webHidden/>
                  </w:rPr>
                  <w:t>3</w:t>
                </w:r>
                <w:r>
                  <w:rPr>
                    <w:noProof/>
                    <w:webHidden/>
                  </w:rPr>
                  <w:fldChar w:fldCharType="end"/>
                </w:r>
                <w:r w:rsidRPr="00DA6B80">
                  <w:rPr>
                    <w:rStyle w:val="Lienhypertexte"/>
                    <w:noProof/>
                  </w:rPr>
                  <w:fldChar w:fldCharType="end"/>
                </w:r>
              </w:ins>
            </w:p>
            <w:p w14:paraId="32B62EE6" w14:textId="77777777" w:rsidR="004A6484" w:rsidRDefault="004A6484">
              <w:pPr>
                <w:pStyle w:val="TM2"/>
                <w:tabs>
                  <w:tab w:val="left" w:pos="880"/>
                  <w:tab w:val="right" w:leader="dot" w:pos="10456"/>
                </w:tabs>
                <w:rPr>
                  <w:ins w:id="19" w:author="Hasnaâ BARZALI" w:date="2018-02-05T13:17:00Z"/>
                  <w:rFonts w:asciiTheme="minorHAnsi" w:eastAsiaTheme="minorEastAsia" w:hAnsiTheme="minorHAnsi"/>
                  <w:noProof/>
                  <w:color w:val="auto"/>
                  <w:szCs w:val="22"/>
                  <w:lang w:eastAsia="fr-FR"/>
                </w:rPr>
              </w:pPr>
              <w:ins w:id="20"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"_Toc505599976"</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1.2.</w:t>
                </w:r>
                <w:r>
                  <w:rPr>
                    <w:rFonts w:asciiTheme="minorHAnsi" w:eastAsiaTheme="minorEastAsia" w:hAnsiTheme="minorHAnsi"/>
                    <w:noProof/>
                    <w:color w:val="auto"/>
                    <w:szCs w:val="22"/>
                    <w:lang w:eastAsia="fr-FR"/>
                  </w:rPr>
                  <w:tab/>
                </w:r>
                <w:r w:rsidRPr="00DA6B80">
                  <w:rPr>
                    <w:rStyle w:val="Lienhypertexte"/>
                    <w:noProof/>
                  </w:rPr>
                  <w:t>Qu’est-ce qu’un Dépositaire d’OPCVM ?</w:t>
                </w:r>
                <w:r>
                  <w:rPr>
                    <w:noProof/>
                    <w:webHidden/>
                  </w:rPr>
                  <w:tab/>
                </w:r>
                <w:r>
                  <w:rPr>
                    <w:noProof/>
                    <w:webHidden/>
                  </w:rPr>
                  <w:fldChar w:fldCharType="begin"/>
                </w:r>
                <w:r>
                  <w:rPr>
                    <w:noProof/>
                    <w:webHidden/>
                  </w:rPr>
                  <w:instrText xml:space="preserve"> PAGEREF _Toc505599976 \h </w:instrText>
                </w:r>
              </w:ins>
              <w:r>
                <w:rPr>
                  <w:noProof/>
                  <w:webHidden/>
                </w:rPr>
              </w:r>
              <w:r>
                <w:rPr>
                  <w:noProof/>
                  <w:webHidden/>
                </w:rPr>
                <w:fldChar w:fldCharType="separate"/>
              </w:r>
              <w:ins w:id="21" w:author="Hasnaâ BARZALI" w:date="2018-02-05T13:17:00Z">
                <w:r>
                  <w:rPr>
                    <w:noProof/>
                    <w:webHidden/>
                  </w:rPr>
                  <w:t>4</w:t>
                </w:r>
                <w:r>
                  <w:rPr>
                    <w:noProof/>
                    <w:webHidden/>
                  </w:rPr>
                  <w:fldChar w:fldCharType="end"/>
                </w:r>
                <w:r w:rsidRPr="00DA6B80">
                  <w:rPr>
                    <w:rStyle w:val="Lienhypertexte"/>
                    <w:noProof/>
                  </w:rPr>
                  <w:fldChar w:fldCharType="end"/>
                </w:r>
              </w:ins>
            </w:p>
            <w:p w14:paraId="1231F8C9" w14:textId="77777777" w:rsidR="004A6484" w:rsidRDefault="004A6484">
              <w:pPr>
                <w:pStyle w:val="TM2"/>
                <w:tabs>
                  <w:tab w:val="left" w:pos="880"/>
                  <w:tab w:val="right" w:leader="dot" w:pos="10456"/>
                </w:tabs>
                <w:rPr>
                  <w:ins w:id="22" w:author="Hasnaâ BARZALI" w:date="2018-02-05T13:17:00Z"/>
                  <w:rFonts w:asciiTheme="minorHAnsi" w:eastAsiaTheme="minorEastAsia" w:hAnsiTheme="minorHAnsi"/>
                  <w:noProof/>
                  <w:color w:val="auto"/>
                  <w:szCs w:val="22"/>
                  <w:lang w:eastAsia="fr-FR"/>
                </w:rPr>
              </w:pPr>
              <w:ins w:id="23"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"_Toc505599977"</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1.3.</w:t>
                </w:r>
                <w:r>
                  <w:rPr>
                    <w:rFonts w:asciiTheme="minorHAnsi" w:eastAsiaTheme="minorEastAsia" w:hAnsiTheme="minorHAnsi"/>
                    <w:noProof/>
                    <w:color w:val="auto"/>
                    <w:szCs w:val="22"/>
                    <w:lang w:eastAsia="fr-FR"/>
                  </w:rPr>
                  <w:tab/>
                </w:r>
                <w:r w:rsidRPr="00DA6B80">
                  <w:rPr>
                    <w:rStyle w:val="Lienhypertexte"/>
                    <w:noProof/>
                  </w:rPr>
                  <w:t>Qui peut exercer la fonction d’établissement dépositaire ?</w:t>
                </w:r>
                <w:r>
                  <w:rPr>
                    <w:noProof/>
                    <w:webHidden/>
                  </w:rPr>
                  <w:tab/>
                </w:r>
                <w:r>
                  <w:rPr>
                    <w:noProof/>
                    <w:webHidden/>
                  </w:rPr>
                  <w:fldChar w:fldCharType="begin"/>
                </w:r>
                <w:r>
                  <w:rPr>
                    <w:noProof/>
                    <w:webHidden/>
                  </w:rPr>
                  <w:instrText xml:space="preserve"> PAGEREF _Toc505599977 \h </w:instrText>
                </w:r>
              </w:ins>
              <w:r>
                <w:rPr>
                  <w:noProof/>
                  <w:webHidden/>
                </w:rPr>
              </w:r>
              <w:r>
                <w:rPr>
                  <w:noProof/>
                  <w:webHidden/>
                </w:rPr>
                <w:fldChar w:fldCharType="separate"/>
              </w:r>
              <w:ins w:id="24" w:author="Hasnaâ BARZALI" w:date="2018-02-05T13:17:00Z">
                <w:r>
                  <w:rPr>
                    <w:noProof/>
                    <w:webHidden/>
                  </w:rPr>
                  <w:t>4</w:t>
                </w:r>
                <w:r>
                  <w:rPr>
                    <w:noProof/>
                    <w:webHidden/>
                  </w:rPr>
                  <w:fldChar w:fldCharType="end"/>
                </w:r>
                <w:r w:rsidRPr="00DA6B80">
                  <w:rPr>
                    <w:rStyle w:val="Lienhypertexte"/>
                    <w:noProof/>
                  </w:rPr>
                  <w:fldChar w:fldCharType="end"/>
                </w:r>
              </w:ins>
            </w:p>
            <w:p w14:paraId="2221F895" w14:textId="77777777" w:rsidR="004A6484" w:rsidRDefault="004A6484">
              <w:pPr>
                <w:pStyle w:val="TM1"/>
                <w:tabs>
                  <w:tab w:val="left" w:pos="440"/>
                  <w:tab w:val="right" w:leader="dot" w:pos="10456"/>
                </w:tabs>
                <w:rPr>
                  <w:ins w:id="25" w:author="Hasnaâ BARZALI" w:date="2018-02-05T13:17:00Z"/>
                  <w:rFonts w:asciiTheme="minorHAnsi" w:hAnsiTheme="minorHAnsi"/>
                  <w:noProof/>
                  <w:color w:val="auto"/>
                  <w:szCs w:val="22"/>
                </w:rPr>
              </w:pPr>
              <w:ins w:id="26"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"_Toc505599978"</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2.</w:t>
                </w:r>
                <w:r>
                  <w:rPr>
                    <w:rFonts w:asciiTheme="minorHAnsi" w:hAnsiTheme="minorHAnsi"/>
                    <w:noProof/>
                    <w:color w:val="auto"/>
                    <w:szCs w:val="22"/>
                  </w:rPr>
                  <w:tab/>
                </w:r>
                <w:r w:rsidRPr="00DA6B80">
                  <w:rPr>
                    <w:rStyle w:val="Lienhypertexte"/>
                    <w:noProof/>
                  </w:rPr>
                  <w:t>Entrée en relation avec l’OPCVM ou la société de gestion :</w:t>
                </w:r>
                <w:r>
                  <w:rPr>
                    <w:noProof/>
                    <w:webHidden/>
                  </w:rPr>
                  <w:tab/>
                </w:r>
                <w:r>
                  <w:rPr>
                    <w:noProof/>
                    <w:webHidden/>
                  </w:rPr>
                  <w:fldChar w:fldCharType="begin"/>
                </w:r>
                <w:r>
                  <w:rPr>
                    <w:noProof/>
                    <w:webHidden/>
                  </w:rPr>
                  <w:instrText xml:space="preserve"> PAGEREF _Toc505599978 \h </w:instrText>
                </w:r>
              </w:ins>
              <w:r>
                <w:rPr>
                  <w:noProof/>
                  <w:webHidden/>
                </w:rPr>
              </w:r>
              <w:r>
                <w:rPr>
                  <w:noProof/>
                  <w:webHidden/>
                </w:rPr>
                <w:fldChar w:fldCharType="separate"/>
              </w:r>
              <w:ins w:id="27" w:author="Hasnaâ BARZALI" w:date="2018-02-05T13:17:00Z">
                <w:r>
                  <w:rPr>
                    <w:noProof/>
                    <w:webHidden/>
                  </w:rPr>
                  <w:t>5</w:t>
                </w:r>
                <w:r>
                  <w:rPr>
                    <w:noProof/>
                    <w:webHidden/>
                  </w:rPr>
                  <w:fldChar w:fldCharType="end"/>
                </w:r>
                <w:r w:rsidRPr="00DA6B80">
                  <w:rPr>
                    <w:rStyle w:val="Lienhypertexte"/>
                    <w:noProof/>
                  </w:rPr>
                  <w:fldChar w:fldCharType="end"/>
                </w:r>
              </w:ins>
            </w:p>
            <w:p w14:paraId="0C4A4380" w14:textId="77777777" w:rsidR="004A6484" w:rsidRDefault="004A6484">
              <w:pPr>
                <w:pStyle w:val="TM1"/>
                <w:tabs>
                  <w:tab w:val="left" w:pos="440"/>
                  <w:tab w:val="right" w:leader="dot" w:pos="10456"/>
                </w:tabs>
                <w:rPr>
                  <w:ins w:id="28" w:author="Hasnaâ BARZALI" w:date="2018-02-05T13:17:00Z"/>
                  <w:rFonts w:asciiTheme="minorHAnsi" w:hAnsiTheme="minorHAnsi"/>
                  <w:noProof/>
                  <w:color w:val="auto"/>
                  <w:szCs w:val="22"/>
                </w:rPr>
              </w:pPr>
              <w:ins w:id="29"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"_Toc505599979"</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w:t>
                </w:r>
                <w:r>
                  <w:rPr>
                    <w:rFonts w:asciiTheme="minorHAnsi" w:hAnsiTheme="minorHAnsi"/>
                    <w:noProof/>
                    <w:color w:val="auto"/>
                    <w:szCs w:val="22"/>
                  </w:rPr>
                  <w:tab/>
                </w:r>
                <w:r w:rsidRPr="00DA6B80">
                  <w:rPr>
                    <w:rStyle w:val="Lienhypertexte"/>
                    <w:noProof/>
                  </w:rPr>
                  <w:t>Mission de l’établissement dépositaire :</w:t>
                </w:r>
                <w:r>
                  <w:rPr>
                    <w:noProof/>
                    <w:webHidden/>
                  </w:rPr>
                  <w:tab/>
                </w:r>
                <w:r>
                  <w:rPr>
                    <w:noProof/>
                    <w:webHidden/>
                  </w:rPr>
                  <w:fldChar w:fldCharType="begin"/>
                </w:r>
                <w:r>
                  <w:rPr>
                    <w:noProof/>
                    <w:webHidden/>
                  </w:rPr>
                  <w:instrText xml:space="preserve"> PAGEREF _Toc505599979 \h </w:instrText>
                </w:r>
              </w:ins>
              <w:r>
                <w:rPr>
                  <w:noProof/>
                  <w:webHidden/>
                </w:rPr>
              </w:r>
              <w:r>
                <w:rPr>
                  <w:noProof/>
                  <w:webHidden/>
                </w:rPr>
                <w:fldChar w:fldCharType="separate"/>
              </w:r>
              <w:ins w:id="30" w:author="Hasnaâ BARZALI" w:date="2018-02-05T13:17:00Z">
                <w:r>
                  <w:rPr>
                    <w:noProof/>
                    <w:webHidden/>
                  </w:rPr>
                  <w:t>5</w:t>
                </w:r>
                <w:r>
                  <w:rPr>
                    <w:noProof/>
                    <w:webHidden/>
                  </w:rPr>
                  <w:fldChar w:fldCharType="end"/>
                </w:r>
                <w:r w:rsidRPr="00DA6B80">
                  <w:rPr>
                    <w:rStyle w:val="Lienhypertexte"/>
                    <w:noProof/>
                  </w:rPr>
                  <w:fldChar w:fldCharType="end"/>
                </w:r>
              </w:ins>
            </w:p>
            <w:p w14:paraId="180C3109" w14:textId="77777777" w:rsidR="004A6484" w:rsidRDefault="004A6484">
              <w:pPr>
                <w:pStyle w:val="TM2"/>
                <w:tabs>
                  <w:tab w:val="left" w:pos="880"/>
                  <w:tab w:val="right" w:leader="dot" w:pos="10456"/>
                </w:tabs>
                <w:rPr>
                  <w:ins w:id="31" w:author="Hasnaâ BARZALI" w:date="2018-02-05T13:17:00Z"/>
                  <w:rFonts w:asciiTheme="minorHAnsi" w:eastAsiaTheme="minorEastAsia" w:hAnsiTheme="minorHAnsi"/>
                  <w:noProof/>
                  <w:color w:val="auto"/>
                  <w:szCs w:val="22"/>
                  <w:lang w:eastAsia="fr-FR"/>
                </w:rPr>
              </w:pPr>
              <w:ins w:id="32"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"_Toc505599980"</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3.1.</w:t>
                </w:r>
                <w:r>
                  <w:rPr>
                    <w:rFonts w:asciiTheme="minorHAnsi" w:eastAsiaTheme="minorEastAsia" w:hAnsiTheme="minorHAnsi"/>
                    <w:noProof/>
                    <w:color w:val="auto"/>
                    <w:szCs w:val="22"/>
                    <w:lang w:eastAsia="fr-FR"/>
                  </w:rPr>
                  <w:tab/>
                </w:r>
                <w:r w:rsidRPr="00DA6B80">
                  <w:rPr>
                    <w:rStyle w:val="Lienhypertexte"/>
                    <w:noProof/>
                  </w:rPr>
                  <w:t>Moyens de l’établissement dépositaire</w:t>
                </w:r>
                <w:r>
                  <w:rPr>
                    <w:noProof/>
                    <w:webHidden/>
                  </w:rPr>
                  <w:tab/>
                </w:r>
                <w:r>
                  <w:rPr>
                    <w:noProof/>
                    <w:webHidden/>
                  </w:rPr>
                  <w:fldChar w:fldCharType="begin"/>
                </w:r>
                <w:r>
                  <w:rPr>
                    <w:noProof/>
                    <w:webHidden/>
                  </w:rPr>
                  <w:instrText xml:space="preserve"> PAGEREF _Toc505599980 \h </w:instrText>
                </w:r>
              </w:ins>
              <w:r>
                <w:rPr>
                  <w:noProof/>
                  <w:webHidden/>
                </w:rPr>
              </w:r>
              <w:r>
                <w:rPr>
                  <w:noProof/>
                  <w:webHidden/>
                </w:rPr>
                <w:fldChar w:fldCharType="separate"/>
              </w:r>
              <w:ins w:id="33" w:author="Hasnaâ BARZALI" w:date="2018-02-05T13:17:00Z">
                <w:r>
                  <w:rPr>
                    <w:noProof/>
                    <w:webHidden/>
                  </w:rPr>
                  <w:t>5</w:t>
                </w:r>
                <w:r>
                  <w:rPr>
                    <w:noProof/>
                    <w:webHidden/>
                  </w:rPr>
                  <w:fldChar w:fldCharType="end"/>
                </w:r>
                <w:r w:rsidRPr="00DA6B80">
                  <w:rPr>
                    <w:rStyle w:val="Lienhypertexte"/>
                    <w:noProof/>
                  </w:rPr>
                  <w:fldChar w:fldCharType="end"/>
                </w:r>
              </w:ins>
            </w:p>
            <w:p w14:paraId="26C1EE34" w14:textId="77777777" w:rsidR="004A6484" w:rsidRDefault="004A6484">
              <w:pPr>
                <w:pStyle w:val="TM2"/>
                <w:tabs>
                  <w:tab w:val="left" w:pos="880"/>
                  <w:tab w:val="right" w:leader="dot" w:pos="10456"/>
                </w:tabs>
                <w:rPr>
                  <w:ins w:id="34" w:author="Hasnaâ BARZALI" w:date="2018-02-05T13:17:00Z"/>
                  <w:rFonts w:asciiTheme="minorHAnsi" w:eastAsiaTheme="minorEastAsia" w:hAnsiTheme="minorHAnsi"/>
                  <w:noProof/>
                  <w:color w:val="auto"/>
                  <w:szCs w:val="22"/>
                  <w:lang w:eastAsia="fr-FR"/>
                </w:rPr>
              </w:pPr>
              <w:ins w:id="35"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"_Toc505599981"</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3.2.</w:t>
                </w:r>
                <w:r>
                  <w:rPr>
                    <w:rFonts w:asciiTheme="minorHAnsi" w:eastAsiaTheme="minorEastAsia" w:hAnsiTheme="minorHAnsi"/>
                    <w:noProof/>
                    <w:color w:val="auto"/>
                    <w:szCs w:val="22"/>
                    <w:lang w:eastAsia="fr-FR"/>
                  </w:rPr>
                  <w:tab/>
                </w:r>
                <w:r w:rsidRPr="00DA6B80">
                  <w:rPr>
                    <w:rStyle w:val="Lienhypertexte"/>
                    <w:noProof/>
                  </w:rPr>
                  <w:t>Conservation et  tenue de position  des Actifs de l’OPCVM:</w:t>
                </w:r>
                <w:r>
                  <w:rPr>
                    <w:noProof/>
                    <w:webHidden/>
                  </w:rPr>
                  <w:tab/>
                </w:r>
                <w:r>
                  <w:rPr>
                    <w:noProof/>
                    <w:webHidden/>
                  </w:rPr>
                  <w:fldChar w:fldCharType="begin"/>
                </w:r>
                <w:r>
                  <w:rPr>
                    <w:noProof/>
                    <w:webHidden/>
                  </w:rPr>
                  <w:instrText xml:space="preserve"> PAGEREF _Toc505599981 \h </w:instrText>
                </w:r>
              </w:ins>
              <w:r>
                <w:rPr>
                  <w:noProof/>
                  <w:webHidden/>
                </w:rPr>
              </w:r>
              <w:r>
                <w:rPr>
                  <w:noProof/>
                  <w:webHidden/>
                </w:rPr>
                <w:fldChar w:fldCharType="separate"/>
              </w:r>
              <w:ins w:id="36" w:author="Hasnaâ BARZALI" w:date="2018-02-05T13:17:00Z">
                <w:r>
                  <w:rPr>
                    <w:noProof/>
                    <w:webHidden/>
                  </w:rPr>
                  <w:t>6</w:t>
                </w:r>
                <w:r>
                  <w:rPr>
                    <w:noProof/>
                    <w:webHidden/>
                  </w:rPr>
                  <w:fldChar w:fldCharType="end"/>
                </w:r>
                <w:r w:rsidRPr="00DA6B80">
                  <w:rPr>
                    <w:rStyle w:val="Lienhypertexte"/>
                    <w:noProof/>
                  </w:rPr>
                  <w:fldChar w:fldCharType="end"/>
                </w:r>
              </w:ins>
            </w:p>
            <w:p w14:paraId="78DC02C0" w14:textId="77777777" w:rsidR="004A6484" w:rsidRDefault="004A6484">
              <w:pPr>
                <w:pStyle w:val="TM3"/>
                <w:tabs>
                  <w:tab w:val="left" w:pos="1540"/>
                  <w:tab w:val="right" w:leader="dot" w:pos="10456"/>
                </w:tabs>
                <w:rPr>
                  <w:ins w:id="37" w:author="Hasnaâ BARZALI" w:date="2018-02-05T13:17:00Z"/>
                  <w:rFonts w:asciiTheme="minorHAnsi" w:hAnsiTheme="minorHAnsi"/>
                  <w:noProof/>
                  <w:color w:val="auto"/>
                  <w:szCs w:val="22"/>
                </w:rPr>
              </w:pPr>
              <w:ins w:id="38"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"_Toc505599982"</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3.2.9.1.</w:t>
                </w:r>
                <w:r>
                  <w:rPr>
                    <w:rFonts w:asciiTheme="minorHAnsi" w:hAnsiTheme="minorHAnsi"/>
                    <w:noProof/>
                    <w:color w:val="auto"/>
                    <w:szCs w:val="22"/>
                  </w:rPr>
                  <w:tab/>
                </w:r>
                <w:r w:rsidRPr="00DA6B80">
                  <w:rPr>
                    <w:rStyle w:val="Lienhypertexte"/>
                    <w:noProof/>
                  </w:rPr>
                  <w:t>Centralisation des ordres de souscriptions et rachats de parts ou d’actions d’OPCVM :</w:t>
                </w:r>
                <w:r>
                  <w:rPr>
                    <w:noProof/>
                    <w:webHidden/>
                  </w:rPr>
                  <w:tab/>
                </w:r>
                <w:r>
                  <w:rPr>
                    <w:noProof/>
                    <w:webHidden/>
                  </w:rPr>
                  <w:fldChar w:fldCharType="begin"/>
                </w:r>
                <w:r>
                  <w:rPr>
                    <w:noProof/>
                    <w:webHidden/>
                  </w:rPr>
                  <w:instrText xml:space="preserve"> PAGEREF _Toc505599982 \h </w:instrText>
                </w:r>
              </w:ins>
              <w:r>
                <w:rPr>
                  <w:noProof/>
                  <w:webHidden/>
                </w:rPr>
              </w:r>
              <w:r>
                <w:rPr>
                  <w:noProof/>
                  <w:webHidden/>
                </w:rPr>
                <w:fldChar w:fldCharType="separate"/>
              </w:r>
              <w:ins w:id="39" w:author="Hasnaâ BARZALI" w:date="2018-02-05T13:17:00Z">
                <w:r>
                  <w:rPr>
                    <w:noProof/>
                    <w:webHidden/>
                  </w:rPr>
                  <w:t>9</w:t>
                </w:r>
                <w:r>
                  <w:rPr>
                    <w:noProof/>
                    <w:webHidden/>
                  </w:rPr>
                  <w:fldChar w:fldCharType="end"/>
                </w:r>
                <w:r w:rsidRPr="00DA6B80">
                  <w:rPr>
                    <w:rStyle w:val="Lienhypertexte"/>
                    <w:noProof/>
                  </w:rPr>
                  <w:fldChar w:fldCharType="end"/>
                </w:r>
              </w:ins>
            </w:p>
            <w:p w14:paraId="2B6272FE" w14:textId="77777777" w:rsidR="004A6484" w:rsidRDefault="004A6484">
              <w:pPr>
                <w:pStyle w:val="TM3"/>
                <w:tabs>
                  <w:tab w:val="left" w:pos="1540"/>
                  <w:tab w:val="right" w:leader="dot" w:pos="10456"/>
                </w:tabs>
                <w:rPr>
                  <w:ins w:id="40" w:author="Hasnaâ BARZALI" w:date="2018-02-05T13:17:00Z"/>
                  <w:rFonts w:asciiTheme="minorHAnsi" w:hAnsiTheme="minorHAnsi"/>
                  <w:noProof/>
                  <w:color w:val="auto"/>
                  <w:szCs w:val="22"/>
                </w:rPr>
              </w:pPr>
              <w:ins w:id="41"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"_Toc505599983"</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3.2.9.2.</w:t>
                </w:r>
                <w:r>
                  <w:rPr>
                    <w:rFonts w:asciiTheme="minorHAnsi" w:hAnsiTheme="minorHAnsi"/>
                    <w:noProof/>
                    <w:color w:val="auto"/>
                    <w:szCs w:val="22"/>
                  </w:rPr>
                  <w:tab/>
                </w:r>
                <w:r w:rsidRPr="00DA6B80">
                  <w:rPr>
                    <w:rStyle w:val="Lienhypertexte"/>
                    <w:noProof/>
                  </w:rPr>
                  <w:t>Gestion du compte émission de l’OPCVM :</w:t>
                </w:r>
                <w:r>
                  <w:rPr>
                    <w:noProof/>
                    <w:webHidden/>
                  </w:rPr>
                  <w:tab/>
                </w:r>
                <w:r>
                  <w:rPr>
                    <w:noProof/>
                    <w:webHidden/>
                  </w:rPr>
                  <w:fldChar w:fldCharType="begin"/>
                </w:r>
                <w:r>
                  <w:rPr>
                    <w:noProof/>
                    <w:webHidden/>
                  </w:rPr>
                  <w:instrText xml:space="preserve"> PAGEREF _Toc505599983 \h </w:instrText>
                </w:r>
              </w:ins>
              <w:r>
                <w:rPr>
                  <w:noProof/>
                  <w:webHidden/>
                </w:rPr>
              </w:r>
              <w:r>
                <w:rPr>
                  <w:noProof/>
                  <w:webHidden/>
                </w:rPr>
                <w:fldChar w:fldCharType="separate"/>
              </w:r>
              <w:ins w:id="42" w:author="Hasnaâ BARZALI" w:date="2018-02-05T13:17:00Z">
                <w:r>
                  <w:rPr>
                    <w:noProof/>
                    <w:webHidden/>
                  </w:rPr>
                  <w:t>9</w:t>
                </w:r>
                <w:r>
                  <w:rPr>
                    <w:noProof/>
                    <w:webHidden/>
                  </w:rPr>
                  <w:fldChar w:fldCharType="end"/>
                </w:r>
                <w:r w:rsidRPr="00DA6B80">
                  <w:rPr>
                    <w:rStyle w:val="Lienhypertexte"/>
                    <w:noProof/>
                  </w:rPr>
                  <w:fldChar w:fldCharType="end"/>
                </w:r>
              </w:ins>
            </w:p>
            <w:p w14:paraId="7AE23BD5" w14:textId="77777777" w:rsidR="004A6484" w:rsidRDefault="004A6484">
              <w:pPr>
                <w:pStyle w:val="TM2"/>
                <w:tabs>
                  <w:tab w:val="left" w:pos="880"/>
                  <w:tab w:val="right" w:leader="dot" w:pos="10456"/>
                </w:tabs>
                <w:rPr>
                  <w:ins w:id="43" w:author="Hasnaâ BARZALI" w:date="2018-02-05T13:17:00Z"/>
                  <w:rFonts w:asciiTheme="minorHAnsi" w:eastAsiaTheme="minorEastAsia" w:hAnsiTheme="minorHAnsi"/>
                  <w:noProof/>
                  <w:color w:val="auto"/>
                  <w:szCs w:val="22"/>
                  <w:lang w:eastAsia="fr-FR"/>
                </w:rPr>
              </w:pPr>
              <w:ins w:id="44"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"_Toc505599984"</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3.3.</w:t>
                </w:r>
                <w:r>
                  <w:rPr>
                    <w:rFonts w:asciiTheme="minorHAnsi" w:eastAsiaTheme="minorEastAsia" w:hAnsiTheme="minorHAnsi"/>
                    <w:noProof/>
                    <w:color w:val="auto"/>
                    <w:szCs w:val="22"/>
                    <w:lang w:eastAsia="fr-FR"/>
                  </w:rPr>
                  <w:tab/>
                </w:r>
                <w:r w:rsidRPr="00DA6B80">
                  <w:rPr>
                    <w:rStyle w:val="Lienhypertexte"/>
                    <w:noProof/>
                  </w:rPr>
                  <w:t>Contrôle de la régularité des décisions de gestion</w:t>
                </w:r>
                <w:r>
                  <w:rPr>
                    <w:noProof/>
                    <w:webHidden/>
                  </w:rPr>
                  <w:tab/>
                </w:r>
                <w:r>
                  <w:rPr>
                    <w:noProof/>
                    <w:webHidden/>
                  </w:rPr>
                  <w:fldChar w:fldCharType="begin"/>
                </w:r>
                <w:r>
                  <w:rPr>
                    <w:noProof/>
                    <w:webHidden/>
                  </w:rPr>
                  <w:instrText xml:space="preserve"> PAGEREF _Toc505599984 \h </w:instrText>
                </w:r>
              </w:ins>
              <w:r>
                <w:rPr>
                  <w:noProof/>
                  <w:webHidden/>
                </w:rPr>
              </w:r>
              <w:r>
                <w:rPr>
                  <w:noProof/>
                  <w:webHidden/>
                </w:rPr>
                <w:fldChar w:fldCharType="separate"/>
              </w:r>
              <w:ins w:id="45" w:author="Hasnaâ BARZALI" w:date="2018-02-05T13:17:00Z">
                <w:r>
                  <w:rPr>
                    <w:noProof/>
                    <w:webHidden/>
                  </w:rPr>
                  <w:t>9</w:t>
                </w:r>
                <w:r>
                  <w:rPr>
                    <w:noProof/>
                    <w:webHidden/>
                  </w:rPr>
                  <w:fldChar w:fldCharType="end"/>
                </w:r>
                <w:r w:rsidRPr="00DA6B80">
                  <w:rPr>
                    <w:rStyle w:val="Lienhypertexte"/>
                    <w:noProof/>
                  </w:rPr>
                  <w:fldChar w:fldCharType="end"/>
                </w:r>
              </w:ins>
            </w:p>
            <w:p w14:paraId="541E581C" w14:textId="77777777" w:rsidR="004A6484" w:rsidRDefault="004A6484">
              <w:pPr>
                <w:pStyle w:val="TM2"/>
                <w:tabs>
                  <w:tab w:val="left" w:pos="880"/>
                  <w:tab w:val="right" w:leader="dot" w:pos="10456"/>
                </w:tabs>
                <w:rPr>
                  <w:ins w:id="46" w:author="Hasnaâ BARZALI" w:date="2018-02-05T13:17:00Z"/>
                  <w:rFonts w:asciiTheme="minorHAnsi" w:eastAsiaTheme="minorEastAsia" w:hAnsiTheme="minorHAnsi"/>
                  <w:noProof/>
                  <w:color w:val="auto"/>
                  <w:szCs w:val="22"/>
                  <w:lang w:eastAsia="fr-FR"/>
                </w:rPr>
              </w:pPr>
              <w:ins w:id="47"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"_Toc505599985"</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3.4.</w:t>
                </w:r>
                <w:r>
                  <w:rPr>
                    <w:rFonts w:asciiTheme="minorHAnsi" w:eastAsiaTheme="minorEastAsia" w:hAnsiTheme="minorHAnsi"/>
                    <w:noProof/>
                    <w:color w:val="auto"/>
                    <w:szCs w:val="22"/>
                    <w:lang w:eastAsia="fr-FR"/>
                  </w:rPr>
                  <w:tab/>
                </w:r>
                <w:r w:rsidRPr="00DA6B80">
                  <w:rPr>
                    <w:rStyle w:val="Lienhypertexte"/>
                    <w:noProof/>
                  </w:rPr>
                  <w:t>Correction des anomalies</w:t>
                </w:r>
                <w:r>
                  <w:rPr>
                    <w:noProof/>
                    <w:webHidden/>
                  </w:rPr>
                  <w:tab/>
                </w:r>
                <w:r>
                  <w:rPr>
                    <w:noProof/>
                    <w:webHidden/>
                  </w:rPr>
                  <w:fldChar w:fldCharType="begin"/>
                </w:r>
                <w:r>
                  <w:rPr>
                    <w:noProof/>
                    <w:webHidden/>
                  </w:rPr>
                  <w:instrText xml:space="preserve"> PAGEREF _Toc505599985 \h </w:instrText>
                </w:r>
              </w:ins>
              <w:r>
                <w:rPr>
                  <w:noProof/>
                  <w:webHidden/>
                </w:rPr>
              </w:r>
              <w:r>
                <w:rPr>
                  <w:noProof/>
                  <w:webHidden/>
                </w:rPr>
                <w:fldChar w:fldCharType="separate"/>
              </w:r>
              <w:ins w:id="48" w:author="Hasnaâ BARZALI" w:date="2018-02-05T13:17:00Z">
                <w:r>
                  <w:rPr>
                    <w:noProof/>
                    <w:webHidden/>
                  </w:rPr>
                  <w:t>10</w:t>
                </w:r>
                <w:r>
                  <w:rPr>
                    <w:noProof/>
                    <w:webHidden/>
                  </w:rPr>
                  <w:fldChar w:fldCharType="end"/>
                </w:r>
                <w:r w:rsidRPr="00DA6B80">
                  <w:rPr>
                    <w:rStyle w:val="Lienhypertexte"/>
                    <w:noProof/>
                  </w:rPr>
                  <w:fldChar w:fldCharType="end"/>
                </w:r>
              </w:ins>
            </w:p>
            <w:p w14:paraId="2B26FC38" w14:textId="77777777" w:rsidR="004A6484" w:rsidRDefault="004A6484">
              <w:pPr>
                <w:pStyle w:val="TM1"/>
                <w:tabs>
                  <w:tab w:val="left" w:pos="440"/>
                  <w:tab w:val="right" w:leader="dot" w:pos="10456"/>
                </w:tabs>
                <w:rPr>
                  <w:ins w:id="49" w:author="Hasnaâ BARZALI" w:date="2018-02-05T13:17:00Z"/>
                  <w:rFonts w:asciiTheme="minorHAnsi" w:hAnsiTheme="minorHAnsi"/>
                  <w:noProof/>
                  <w:color w:val="auto"/>
                  <w:szCs w:val="22"/>
                </w:rPr>
              </w:pPr>
              <w:ins w:id="50"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"_Toc505599986"</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4.</w:t>
                </w:r>
                <w:r>
                  <w:rPr>
                    <w:rFonts w:asciiTheme="minorHAnsi" w:hAnsiTheme="minorHAnsi"/>
                    <w:noProof/>
                    <w:color w:val="auto"/>
                    <w:szCs w:val="22"/>
                  </w:rPr>
                  <w:tab/>
                </w:r>
                <w:r w:rsidRPr="00DA6B80">
                  <w:rPr>
                    <w:rStyle w:val="Lienhypertexte"/>
                    <w:noProof/>
                  </w:rPr>
                  <w:t>Résiliation de la convention entre l’établissement dépositaire et l’OPCVM ou la société de gestion</w:t>
                </w:r>
                <w:r>
                  <w:rPr>
                    <w:noProof/>
                    <w:webHidden/>
                  </w:rPr>
                  <w:tab/>
                </w:r>
                <w:r>
                  <w:rPr>
                    <w:noProof/>
                    <w:webHidden/>
                  </w:rPr>
                  <w:fldChar w:fldCharType="begin"/>
                </w:r>
                <w:r>
                  <w:rPr>
                    <w:noProof/>
                    <w:webHidden/>
                  </w:rPr>
                  <w:instrText xml:space="preserve"> PAGEREF _Toc505599986 \h </w:instrText>
                </w:r>
              </w:ins>
              <w:r>
                <w:rPr>
                  <w:noProof/>
                  <w:webHidden/>
                </w:rPr>
              </w:r>
              <w:r>
                <w:rPr>
                  <w:noProof/>
                  <w:webHidden/>
                </w:rPr>
                <w:fldChar w:fldCharType="separate"/>
              </w:r>
              <w:ins w:id="51" w:author="Hasnaâ BARZALI" w:date="2018-02-05T13:17:00Z">
                <w:r>
                  <w:rPr>
                    <w:noProof/>
                    <w:webHidden/>
                  </w:rPr>
                  <w:t>10</w:t>
                </w:r>
                <w:r>
                  <w:rPr>
                    <w:noProof/>
                    <w:webHidden/>
                  </w:rPr>
                  <w:fldChar w:fldCharType="end"/>
                </w:r>
                <w:r w:rsidRPr="00DA6B80">
                  <w:rPr>
                    <w:rStyle w:val="Lienhypertexte"/>
                    <w:noProof/>
                  </w:rPr>
                  <w:fldChar w:fldCharType="end"/>
                </w:r>
              </w:ins>
            </w:p>
            <w:p w14:paraId="11A6C637" w14:textId="77777777" w:rsidR="004A6484" w:rsidRDefault="004A6484">
              <w:pPr>
                <w:pStyle w:val="TM1"/>
                <w:tabs>
                  <w:tab w:val="left" w:pos="440"/>
                  <w:tab w:val="right" w:leader="dot" w:pos="10456"/>
                </w:tabs>
                <w:rPr>
                  <w:ins w:id="52" w:author="Hasnaâ BARZALI" w:date="2018-02-05T13:17:00Z"/>
                  <w:rFonts w:asciiTheme="minorHAnsi" w:hAnsiTheme="minorHAnsi"/>
                  <w:noProof/>
                  <w:color w:val="auto"/>
                  <w:szCs w:val="22"/>
                </w:rPr>
              </w:pPr>
              <w:ins w:id="53"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"_Toc505599987"</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5.</w:t>
                </w:r>
                <w:r>
                  <w:rPr>
                    <w:rFonts w:asciiTheme="minorHAnsi" w:hAnsiTheme="minorHAnsi"/>
                    <w:noProof/>
                    <w:color w:val="auto"/>
                    <w:szCs w:val="22"/>
                  </w:rPr>
                  <w:tab/>
                </w:r>
                <w:r w:rsidRPr="00DA6B80">
                  <w:rPr>
                    <w:rStyle w:val="Lienhypertexte"/>
                    <w:noProof/>
                  </w:rPr>
                  <w:t>Reporting à communiquer à l’AMMC par le Teneur de Comptes Dépositaire</w:t>
                </w:r>
                <w:r>
                  <w:rPr>
                    <w:noProof/>
                    <w:webHidden/>
                  </w:rPr>
                  <w:tab/>
                </w:r>
                <w:r>
                  <w:rPr>
                    <w:noProof/>
                    <w:webHidden/>
                  </w:rPr>
                  <w:fldChar w:fldCharType="begin"/>
                </w:r>
                <w:r>
                  <w:rPr>
                    <w:noProof/>
                    <w:webHidden/>
                  </w:rPr>
                  <w:instrText xml:space="preserve"> PAGEREF _Toc505599987 \h </w:instrText>
                </w:r>
              </w:ins>
              <w:r>
                <w:rPr>
                  <w:noProof/>
                  <w:webHidden/>
                </w:rPr>
              </w:r>
              <w:r>
                <w:rPr>
                  <w:noProof/>
                  <w:webHidden/>
                </w:rPr>
                <w:fldChar w:fldCharType="separate"/>
              </w:r>
              <w:ins w:id="54" w:author="Hasnaâ BARZALI" w:date="2018-02-05T13:17:00Z">
                <w:r>
                  <w:rPr>
                    <w:noProof/>
                    <w:webHidden/>
                  </w:rPr>
                  <w:t>10</w:t>
                </w:r>
                <w:r>
                  <w:rPr>
                    <w:noProof/>
                    <w:webHidden/>
                  </w:rPr>
                  <w:fldChar w:fldCharType="end"/>
                </w:r>
                <w:r w:rsidRPr="00DA6B80">
                  <w:rPr>
                    <w:rStyle w:val="Lienhypertexte"/>
                    <w:noProof/>
                  </w:rPr>
                  <w:fldChar w:fldCharType="end"/>
                </w:r>
              </w:ins>
            </w:p>
            <w:p w14:paraId="460EE59A" w14:textId="77777777" w:rsidR="004A6484" w:rsidRDefault="004A6484">
              <w:pPr>
                <w:pStyle w:val="TM1"/>
                <w:tabs>
                  <w:tab w:val="right" w:leader="dot" w:pos="10456"/>
                </w:tabs>
                <w:rPr>
                  <w:ins w:id="55" w:author="Hasnaâ BARZALI" w:date="2018-02-05T13:17:00Z"/>
                  <w:rFonts w:asciiTheme="minorHAnsi" w:hAnsiTheme="minorHAnsi"/>
                  <w:noProof/>
                  <w:color w:val="auto"/>
                  <w:szCs w:val="22"/>
                </w:rPr>
              </w:pPr>
              <w:ins w:id="56"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"_Toc505599988"</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Annexes</w:t>
                </w:r>
                <w:r>
                  <w:rPr>
                    <w:noProof/>
                    <w:webHidden/>
                  </w:rPr>
                  <w:tab/>
                </w:r>
                <w:r>
                  <w:rPr>
                    <w:noProof/>
                    <w:webHidden/>
                  </w:rPr>
                  <w:fldChar w:fldCharType="begin"/>
                </w:r>
                <w:r>
                  <w:rPr>
                    <w:noProof/>
                    <w:webHidden/>
                  </w:rPr>
                  <w:instrText xml:space="preserve"> PAGEREF _Toc505599988 \h </w:instrText>
                </w:r>
              </w:ins>
              <w:r>
                <w:rPr>
                  <w:noProof/>
                  <w:webHidden/>
                </w:rPr>
              </w:r>
              <w:r>
                <w:rPr>
                  <w:noProof/>
                  <w:webHidden/>
                </w:rPr>
                <w:fldChar w:fldCharType="separate"/>
              </w:r>
              <w:ins w:id="57" w:author="Hasnaâ BARZALI" w:date="2018-02-05T13:17:00Z">
                <w:r>
                  <w:rPr>
                    <w:noProof/>
                    <w:webHidden/>
                  </w:rPr>
                  <w:t>11</w:t>
                </w:r>
                <w:r>
                  <w:rPr>
                    <w:noProof/>
                    <w:webHidden/>
                  </w:rPr>
                  <w:fldChar w:fldCharType="end"/>
                </w:r>
                <w:r w:rsidRPr="00DA6B80">
                  <w:rPr>
                    <w:rStyle w:val="Lienhypertexte"/>
                    <w:noProof/>
                  </w:rPr>
                  <w:fldChar w:fldCharType="end"/>
                </w:r>
              </w:ins>
            </w:p>
            <w:p w14:paraId="448B1292" w14:textId="77777777" w:rsidR="004A6484" w:rsidRDefault="004A6484">
              <w:pPr>
                <w:pStyle w:val="TM2"/>
                <w:tabs>
                  <w:tab w:val="right" w:leader="dot" w:pos="10456"/>
                </w:tabs>
                <w:rPr>
                  <w:ins w:id="58" w:author="Hasnaâ BARZALI" w:date="2018-02-05T13:17:00Z"/>
                  <w:rFonts w:asciiTheme="minorHAnsi" w:eastAsiaTheme="minorEastAsia" w:hAnsiTheme="minorHAnsi"/>
                  <w:noProof/>
                  <w:color w:val="auto"/>
                  <w:szCs w:val="22"/>
                  <w:lang w:eastAsia="fr-FR"/>
                </w:rPr>
              </w:pPr>
              <w:ins w:id="59"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"_Toc505599989"</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Annexe I : Mentions minimales de la convention établissement dépositaire / SICAV ou établissement de gestion</w:t>
                </w:r>
                <w:r>
                  <w:rPr>
                    <w:noProof/>
                    <w:webHidden/>
                  </w:rPr>
                  <w:tab/>
                </w:r>
                <w:r>
                  <w:rPr>
                    <w:noProof/>
                    <w:webHidden/>
                  </w:rPr>
                  <w:fldChar w:fldCharType="begin"/>
                </w:r>
                <w:r>
                  <w:rPr>
                    <w:noProof/>
                    <w:webHidden/>
                  </w:rPr>
                  <w:instrText xml:space="preserve"> PAGEREF _Toc505599989 \h </w:instrText>
                </w:r>
              </w:ins>
              <w:r>
                <w:rPr>
                  <w:noProof/>
                  <w:webHidden/>
                </w:rPr>
              </w:r>
              <w:r>
                <w:rPr>
                  <w:noProof/>
                  <w:webHidden/>
                </w:rPr>
                <w:fldChar w:fldCharType="separate"/>
              </w:r>
              <w:ins w:id="60" w:author="Hasnaâ BARZALI" w:date="2018-02-05T13:17:00Z">
                <w:r>
                  <w:rPr>
                    <w:noProof/>
                    <w:webHidden/>
                  </w:rPr>
                  <w:t>11</w:t>
                </w:r>
                <w:r>
                  <w:rPr>
                    <w:noProof/>
                    <w:webHidden/>
                  </w:rPr>
                  <w:fldChar w:fldCharType="end"/>
                </w:r>
                <w:r w:rsidRPr="00DA6B80">
                  <w:rPr>
                    <w:rStyle w:val="Lienhypertexte"/>
                    <w:noProof/>
                  </w:rPr>
                  <w:fldChar w:fldCharType="end"/>
                </w:r>
              </w:ins>
            </w:p>
            <w:p w14:paraId="26544BC6" w14:textId="77777777" w:rsidR="004A6484" w:rsidRDefault="004A6484">
              <w:pPr>
                <w:pStyle w:val="TM2"/>
                <w:tabs>
                  <w:tab w:val="right" w:leader="dot" w:pos="10456"/>
                </w:tabs>
                <w:rPr>
                  <w:ins w:id="61" w:author="Hasnaâ BARZALI" w:date="2018-02-05T13:17:00Z"/>
                  <w:rFonts w:asciiTheme="minorHAnsi" w:eastAsiaTheme="minorEastAsia" w:hAnsiTheme="minorHAnsi"/>
                  <w:noProof/>
                  <w:color w:val="auto"/>
                  <w:szCs w:val="22"/>
                  <w:lang w:eastAsia="fr-FR"/>
                </w:rPr>
              </w:pPr>
              <w:ins w:id="62"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"_Toc505599990"</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Annexe II : Formules de valorisation des Actifs</w:t>
                </w:r>
                <w:r>
                  <w:rPr>
                    <w:noProof/>
                    <w:webHidden/>
                  </w:rPr>
                  <w:tab/>
                </w:r>
                <w:r>
                  <w:rPr>
                    <w:noProof/>
                    <w:webHidden/>
                  </w:rPr>
                  <w:fldChar w:fldCharType="begin"/>
                </w:r>
                <w:r>
                  <w:rPr>
                    <w:noProof/>
                    <w:webHidden/>
                  </w:rPr>
                  <w:instrText xml:space="preserve"> PAGEREF _Toc505599990 \h </w:instrText>
                </w:r>
              </w:ins>
              <w:r>
                <w:rPr>
                  <w:noProof/>
                  <w:webHidden/>
                </w:rPr>
              </w:r>
              <w:r>
                <w:rPr>
                  <w:noProof/>
                  <w:webHidden/>
                </w:rPr>
                <w:fldChar w:fldCharType="separate"/>
              </w:r>
              <w:ins w:id="63" w:author="Hasnaâ BARZALI" w:date="2018-02-05T13:17:00Z">
                <w:r>
                  <w:rPr>
                    <w:noProof/>
                    <w:webHidden/>
                  </w:rPr>
                  <w:t>14</w:t>
                </w:r>
                <w:r>
                  <w:rPr>
                    <w:noProof/>
                    <w:webHidden/>
                  </w:rPr>
                  <w:fldChar w:fldCharType="end"/>
                </w:r>
                <w:r w:rsidRPr="00DA6B80">
                  <w:rPr>
                    <w:rStyle w:val="Lienhypertexte"/>
                    <w:noProof/>
                  </w:rPr>
                  <w:fldChar w:fldCharType="end"/>
                </w:r>
              </w:ins>
            </w:p>
            <w:p w14:paraId="0AEBB184" w14:textId="77777777" w:rsidR="004A6484" w:rsidRDefault="004A6484">
              <w:pPr>
                <w:pStyle w:val="TM2"/>
                <w:tabs>
                  <w:tab w:val="right" w:leader="dot" w:pos="10456"/>
                </w:tabs>
                <w:rPr>
                  <w:ins w:id="64" w:author="Hasnaâ BARZALI" w:date="2018-02-05T13:17:00Z"/>
                  <w:rFonts w:asciiTheme="minorHAnsi" w:eastAsiaTheme="minorEastAsia" w:hAnsiTheme="minorHAnsi"/>
                  <w:noProof/>
                  <w:color w:val="auto"/>
                  <w:szCs w:val="22"/>
                  <w:lang w:eastAsia="fr-FR"/>
                </w:rPr>
              </w:pPr>
              <w:ins w:id="65"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"_Toc505599991"</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Annexe III : Formules de calcul des ratios réglementaires</w:t>
                </w:r>
                <w:r>
                  <w:rPr>
                    <w:noProof/>
                    <w:webHidden/>
                  </w:rPr>
                  <w:tab/>
                </w:r>
                <w:r>
                  <w:rPr>
                    <w:noProof/>
                    <w:webHidden/>
                  </w:rPr>
                  <w:fldChar w:fldCharType="begin"/>
                </w:r>
                <w:r>
                  <w:rPr>
                    <w:noProof/>
                    <w:webHidden/>
                  </w:rPr>
                  <w:instrText xml:space="preserve"> PAGEREF _Toc505599991 \h </w:instrText>
                </w:r>
              </w:ins>
              <w:r>
                <w:rPr>
                  <w:noProof/>
                  <w:webHidden/>
                </w:rPr>
              </w:r>
              <w:r>
                <w:rPr>
                  <w:noProof/>
                  <w:webHidden/>
                </w:rPr>
                <w:fldChar w:fldCharType="separate"/>
              </w:r>
              <w:ins w:id="66" w:author="Hasnaâ BARZALI" w:date="2018-02-05T13:17:00Z">
                <w:r>
                  <w:rPr>
                    <w:noProof/>
                    <w:webHidden/>
                  </w:rPr>
                  <w:t>17</w:t>
                </w:r>
                <w:r>
                  <w:rPr>
                    <w:noProof/>
                    <w:webHidden/>
                  </w:rPr>
                  <w:fldChar w:fldCharType="end"/>
                </w:r>
                <w:r w:rsidRPr="00DA6B80">
                  <w:rPr>
                    <w:rStyle w:val="Lienhypertexte"/>
                    <w:noProof/>
                  </w:rPr>
                  <w:fldChar w:fldCharType="end"/>
                </w:r>
              </w:ins>
            </w:p>
            <w:p w14:paraId="0F05CC7A" w14:textId="77777777" w:rsidR="004A6484" w:rsidRDefault="004A6484">
              <w:pPr>
                <w:pStyle w:val="TM2"/>
                <w:tabs>
                  <w:tab w:val="right" w:leader="dot" w:pos="10456"/>
                </w:tabs>
                <w:rPr>
                  <w:ins w:id="67" w:author="Hasnaâ BARZALI" w:date="2018-02-05T13:17:00Z"/>
                  <w:rFonts w:asciiTheme="minorHAnsi" w:eastAsiaTheme="minorEastAsia" w:hAnsiTheme="minorHAnsi"/>
                  <w:noProof/>
                  <w:color w:val="auto"/>
                  <w:szCs w:val="22"/>
                  <w:lang w:eastAsia="fr-FR"/>
                </w:rPr>
              </w:pPr>
              <w:ins w:id="68" w:author="Hasnaâ BARZALI" w:date="2018-02-05T13:17:00Z">
                <w:r w:rsidRPr="00DA6B80">
                  <w:rPr>
                    <w:rStyle w:val="Lienhypertexte"/>
                    <w:noProof/>
                  </w:rPr>
                  <w:fldChar w:fldCharType="begin"/>
                </w:r>
                <w:r w:rsidRPr="00DA6B80">
                  <w:rPr>
                    <w:rStyle w:val="Lienhypertexte"/>
                    <w:noProof/>
                  </w:rPr>
                  <w:instrText xml:space="preserve"> </w:instrText>
                </w:r>
                <w:r>
                  <w:rPr>
                    <w:noProof/>
                  </w:rPr>
                  <w:instrText>HYPERLINK \l "_Toc505599992"</w:instrText>
                </w:r>
                <w:r w:rsidRPr="00DA6B80">
                  <w:rPr>
                    <w:rStyle w:val="Lienhypertexte"/>
                    <w:noProof/>
                  </w:rPr>
                  <w:instrText xml:space="preserve"> </w:instrText>
                </w:r>
                <w:r w:rsidRPr="00DA6B80">
                  <w:rPr>
                    <w:rStyle w:val="Lienhypertexte"/>
                    <w:noProof/>
                  </w:rPr>
                  <w:fldChar w:fldCharType="separate"/>
                </w:r>
                <w:r w:rsidRPr="00DA6B80">
                  <w:rPr>
                    <w:rStyle w:val="Lienhypertexte"/>
                    <w:noProof/>
                  </w:rPr>
                  <w:t>Annexe IV : Reporting</w:t>
                </w:r>
                <w:r>
                  <w:rPr>
                    <w:noProof/>
                    <w:webHidden/>
                  </w:rPr>
                  <w:tab/>
                </w:r>
                <w:r>
                  <w:rPr>
                    <w:noProof/>
                    <w:webHidden/>
                  </w:rPr>
                  <w:fldChar w:fldCharType="begin"/>
                </w:r>
                <w:r>
                  <w:rPr>
                    <w:noProof/>
                    <w:webHidden/>
                  </w:rPr>
                  <w:instrText xml:space="preserve"> PAGEREF _Toc505599992 \h </w:instrText>
                </w:r>
              </w:ins>
              <w:r>
                <w:rPr>
                  <w:noProof/>
                  <w:webHidden/>
                </w:rPr>
              </w:r>
              <w:r>
                <w:rPr>
                  <w:noProof/>
                  <w:webHidden/>
                </w:rPr>
                <w:fldChar w:fldCharType="separate"/>
              </w:r>
              <w:ins w:id="69" w:author="Hasnaâ BARZALI" w:date="2018-02-05T13:17:00Z">
                <w:r>
                  <w:rPr>
                    <w:noProof/>
                    <w:webHidden/>
                  </w:rPr>
                  <w:t>21</w:t>
                </w:r>
                <w:r>
                  <w:rPr>
                    <w:noProof/>
                    <w:webHidden/>
                  </w:rPr>
                  <w:fldChar w:fldCharType="end"/>
                </w:r>
                <w:r w:rsidRPr="00DA6B80">
                  <w:rPr>
                    <w:rStyle w:val="Lienhypertexte"/>
                    <w:noProof/>
                  </w:rPr>
                  <w:fldChar w:fldCharType="end"/>
                </w:r>
              </w:ins>
            </w:p>
            <w:p w14:paraId="4B8A134E" w14:textId="1D09DA16" w:rsidR="005B340B" w:rsidRDefault="005B340B">
              <w:pPr>
                <w:rPr>
                  <w:ins w:id="70" w:author="Hasnaâ BARZALI" w:date="2018-02-05T12:11:00Z"/>
                </w:rPr>
              </w:pPr>
              <w:ins w:id="71" w:author="Hasnaâ BARZALI" w:date="2018-02-05T12:13:00Z">
                <w:r>
                  <w:rPr>
                    <w:rFonts w:eastAsiaTheme="minorEastAsia"/>
                    <w:sz w:val="22"/>
                    <w:lang w:eastAsia="fr-FR"/>
                  </w:rPr>
                  <w:fldChar w:fldCharType="end"/>
                </w:r>
              </w:ins>
            </w:p>
            <w:customXmlInsRangeStart w:id="72" w:author="Hasnaâ BARZALI" w:date="2018-02-05T12:11:00Z"/>
          </w:sdtContent>
        </w:sdt>
        <w:customXmlInsRangeEnd w:id="72"/>
        <w:p w14:paraId="75BBDA76" w14:textId="7D2059C8" w:rsidR="009910A4" w:rsidRDefault="009910A4" w:rsidP="005B340B">
          <w:pPr>
            <w:pStyle w:val="T0"/>
          </w:pPr>
        </w:p>
        <w:p w14:paraId="42B8DCA6" w14:textId="77777777" w:rsidR="004F38B7" w:rsidRPr="00D21071" w:rsidRDefault="004F38B7" w:rsidP="0094370E">
          <w:pPr>
            <w:jc w:val="both"/>
            <w:rPr>
              <w:rFonts w:eastAsiaTheme="majorEastAsia" w:cs="Arial"/>
              <w:color w:val="365F91" w:themeColor="accent1" w:themeShade="BF"/>
              <w:sz w:val="22"/>
              <w:szCs w:val="22"/>
              <w:lang w:eastAsia="fr-FR"/>
            </w:rPr>
          </w:pPr>
        </w:p>
        <w:p w14:paraId="48F5A8D7" w14:textId="77777777" w:rsidR="004F38B7" w:rsidRDefault="004F38B7" w:rsidP="0094370E">
          <w:pPr>
            <w:jc w:val="both"/>
            <w:rPr>
              <w:rFonts w:eastAsiaTheme="majorEastAsia" w:cs="Arial"/>
              <w:color w:val="auto"/>
              <w:sz w:val="22"/>
              <w:szCs w:val="22"/>
              <w:lang w:eastAsia="fr-FR"/>
            </w:rPr>
          </w:pPr>
        </w:p>
        <w:p w14:paraId="135B2676" w14:textId="77777777" w:rsidR="009910A4" w:rsidRDefault="009910A4" w:rsidP="0094370E">
          <w:pPr>
            <w:jc w:val="both"/>
            <w:rPr>
              <w:rFonts w:eastAsiaTheme="majorEastAsia" w:cs="Arial"/>
              <w:color w:val="auto"/>
              <w:sz w:val="22"/>
              <w:szCs w:val="22"/>
              <w:lang w:eastAsia="fr-FR"/>
            </w:rPr>
          </w:pPr>
        </w:p>
        <w:p w14:paraId="2ADF34FD" w14:textId="77777777" w:rsidR="009910A4" w:rsidRDefault="009910A4" w:rsidP="0094370E">
          <w:pPr>
            <w:jc w:val="both"/>
            <w:rPr>
              <w:rFonts w:eastAsiaTheme="majorEastAsia" w:cs="Arial"/>
              <w:color w:val="auto"/>
              <w:sz w:val="22"/>
              <w:szCs w:val="22"/>
              <w:lang w:eastAsia="fr-FR"/>
            </w:rPr>
          </w:pPr>
        </w:p>
        <w:p w14:paraId="7246AB96" w14:textId="77777777" w:rsidR="00BA6557" w:rsidRDefault="00BA6557" w:rsidP="0094370E">
          <w:pPr>
            <w:jc w:val="both"/>
            <w:rPr>
              <w:rFonts w:eastAsiaTheme="majorEastAsia" w:cs="Arial"/>
              <w:color w:val="auto"/>
              <w:sz w:val="22"/>
              <w:szCs w:val="22"/>
              <w:lang w:eastAsia="fr-FR"/>
            </w:rPr>
          </w:pPr>
        </w:p>
        <w:p w14:paraId="1C3184DE" w14:textId="77777777" w:rsidR="00BA6557" w:rsidRDefault="00BA6557" w:rsidP="0094370E">
          <w:pPr>
            <w:jc w:val="both"/>
            <w:rPr>
              <w:rFonts w:eastAsiaTheme="majorEastAsia" w:cs="Arial"/>
              <w:color w:val="auto"/>
              <w:sz w:val="22"/>
              <w:szCs w:val="22"/>
              <w:lang w:eastAsia="fr-FR"/>
            </w:rPr>
          </w:pPr>
        </w:p>
        <w:p w14:paraId="32C2F75D" w14:textId="77777777" w:rsidR="00BA6557" w:rsidRDefault="00BA6557" w:rsidP="0094370E">
          <w:pPr>
            <w:jc w:val="both"/>
            <w:rPr>
              <w:rFonts w:eastAsiaTheme="majorEastAsia" w:cs="Arial"/>
              <w:color w:val="auto"/>
              <w:sz w:val="22"/>
              <w:szCs w:val="22"/>
              <w:lang w:eastAsia="fr-FR"/>
            </w:rPr>
          </w:pPr>
        </w:p>
        <w:p w14:paraId="5000A99F" w14:textId="77777777" w:rsidR="009910A4" w:rsidRDefault="009910A4" w:rsidP="0094370E">
          <w:pPr>
            <w:jc w:val="both"/>
            <w:rPr>
              <w:rFonts w:eastAsiaTheme="majorEastAsia" w:cs="Arial"/>
              <w:color w:val="auto"/>
              <w:sz w:val="22"/>
              <w:szCs w:val="22"/>
              <w:lang w:eastAsia="fr-FR"/>
            </w:rPr>
          </w:pPr>
        </w:p>
        <w:p w14:paraId="44781F30" w14:textId="77777777" w:rsidR="009910A4" w:rsidRDefault="009910A4" w:rsidP="0094370E">
          <w:pPr>
            <w:jc w:val="both"/>
            <w:rPr>
              <w:rFonts w:eastAsiaTheme="majorEastAsia" w:cs="Arial"/>
              <w:color w:val="auto"/>
              <w:sz w:val="22"/>
              <w:szCs w:val="22"/>
              <w:lang w:eastAsia="fr-FR"/>
            </w:rPr>
          </w:pPr>
        </w:p>
        <w:p w14:paraId="4F5159E4" w14:textId="77777777" w:rsidR="009910A4" w:rsidRDefault="009910A4" w:rsidP="0094370E">
          <w:pPr>
            <w:jc w:val="both"/>
            <w:rPr>
              <w:rFonts w:eastAsiaTheme="majorEastAsia" w:cs="Arial"/>
              <w:color w:val="auto"/>
              <w:sz w:val="22"/>
              <w:szCs w:val="22"/>
              <w:lang w:eastAsia="fr-FR"/>
            </w:rPr>
          </w:pPr>
        </w:p>
        <w:p w14:paraId="7EF2576A" w14:textId="77777777" w:rsidR="00754464" w:rsidRPr="00070B0C" w:rsidRDefault="00EE6AF7" w:rsidP="0094370E">
          <w:pPr>
            <w:jc w:val="both"/>
            <w:rPr>
              <w:rFonts w:eastAsiaTheme="majorEastAsia" w:cs="Arial"/>
              <w:sz w:val="22"/>
              <w:szCs w:val="22"/>
              <w:lang w:eastAsia="fr-FR"/>
            </w:rPr>
          </w:pPr>
        </w:p>
      </w:sdtContent>
    </w:sdt>
    <w:p w14:paraId="32108AAD" w14:textId="77777777" w:rsidR="007E5C92" w:rsidRPr="00D21071" w:rsidRDefault="00705897" w:rsidP="00D21071">
      <w:pPr>
        <w:pStyle w:val="T0"/>
      </w:pPr>
      <w:r w:rsidRPr="00D21071">
        <w:t>Préambule</w:t>
      </w:r>
      <w:r w:rsidR="007E5C92" w:rsidRPr="00D21071">
        <w:tab/>
      </w:r>
    </w:p>
    <w:p w14:paraId="3FA4CA6A" w14:textId="77777777" w:rsidR="007E5C92" w:rsidRPr="00D21071" w:rsidRDefault="007E5C92" w:rsidP="0094370E">
      <w:pPr>
        <w:jc w:val="both"/>
        <w:rPr>
          <w:rFonts w:cs="Arial"/>
          <w:color w:val="365F91" w:themeColor="accent1" w:themeShade="BF"/>
          <w:sz w:val="22"/>
          <w:szCs w:val="22"/>
        </w:rPr>
      </w:pPr>
      <w:r w:rsidRPr="00D21071">
        <w:rPr>
          <w:rFonts w:cs="Arial"/>
          <w:color w:val="365F91" w:themeColor="accent1" w:themeShade="BF"/>
          <w:sz w:val="22"/>
          <w:szCs w:val="22"/>
        </w:rPr>
        <w:t xml:space="preserve">Ce guide </w:t>
      </w:r>
      <w:r w:rsidR="001E50A2" w:rsidRPr="00D21071">
        <w:rPr>
          <w:rFonts w:cs="Arial"/>
          <w:color w:val="365F91" w:themeColor="accent1" w:themeShade="BF"/>
          <w:sz w:val="22"/>
          <w:szCs w:val="22"/>
        </w:rPr>
        <w:t xml:space="preserve">élaboré d’une manière </w:t>
      </w:r>
      <w:r w:rsidR="0039400E" w:rsidRPr="00D21071">
        <w:rPr>
          <w:rFonts w:cs="Arial"/>
          <w:color w:val="365F91" w:themeColor="accent1" w:themeShade="BF"/>
          <w:sz w:val="22"/>
          <w:szCs w:val="22"/>
        </w:rPr>
        <w:t xml:space="preserve">didactique </w:t>
      </w:r>
      <w:r w:rsidRPr="00D21071">
        <w:rPr>
          <w:rFonts w:cs="Arial"/>
          <w:color w:val="365F91" w:themeColor="accent1" w:themeShade="BF"/>
          <w:sz w:val="22"/>
          <w:szCs w:val="22"/>
        </w:rPr>
        <w:t xml:space="preserve">intervient à l’issue d’une série d’entretiens avec des établissements dépositaires et de plusieurs réunions d’un groupe de travail associant </w:t>
      </w:r>
      <w:r w:rsidR="004025DC" w:rsidRPr="00D21071">
        <w:rPr>
          <w:rFonts w:cs="Arial"/>
          <w:color w:val="365F91" w:themeColor="accent1" w:themeShade="BF"/>
          <w:sz w:val="22"/>
          <w:szCs w:val="22"/>
        </w:rPr>
        <w:t xml:space="preserve">les spécialistes </w:t>
      </w:r>
      <w:r w:rsidRPr="00D21071">
        <w:rPr>
          <w:rFonts w:cs="Arial"/>
          <w:color w:val="365F91" w:themeColor="accent1" w:themeShade="BF"/>
          <w:sz w:val="22"/>
          <w:szCs w:val="22"/>
        </w:rPr>
        <w:t xml:space="preserve"> du métier de « Contrôle Dépositaire d’OPC ».</w:t>
      </w:r>
    </w:p>
    <w:p w14:paraId="2FF62DDC" w14:textId="77777777" w:rsidR="00264974" w:rsidRPr="00A97D7A" w:rsidRDefault="007E5C92" w:rsidP="0094370E">
      <w:pPr>
        <w:jc w:val="both"/>
        <w:rPr>
          <w:rFonts w:cs="Arial"/>
          <w:color w:val="365F91" w:themeColor="accent1" w:themeShade="BF"/>
          <w:sz w:val="22"/>
          <w:szCs w:val="22"/>
        </w:rPr>
      </w:pPr>
      <w:r w:rsidRPr="00A97D7A">
        <w:rPr>
          <w:rFonts w:cs="Arial"/>
          <w:color w:val="365F91" w:themeColor="accent1" w:themeShade="BF"/>
          <w:sz w:val="22"/>
          <w:szCs w:val="22"/>
        </w:rPr>
        <w:t xml:space="preserve"> En effet, il est apparu utile de faire un état des lieux des pratiques des </w:t>
      </w:r>
      <w:r w:rsidR="00264974" w:rsidRPr="00A97D7A">
        <w:rPr>
          <w:rFonts w:cs="Arial"/>
          <w:color w:val="365F91" w:themeColor="accent1" w:themeShade="BF"/>
          <w:sz w:val="22"/>
          <w:szCs w:val="22"/>
        </w:rPr>
        <w:t>établissements dépositaires</w:t>
      </w:r>
      <w:r w:rsidRPr="00A97D7A">
        <w:rPr>
          <w:rFonts w:cs="Arial"/>
          <w:color w:val="365F91" w:themeColor="accent1" w:themeShade="BF"/>
          <w:sz w:val="22"/>
          <w:szCs w:val="22"/>
        </w:rPr>
        <w:t xml:space="preserve"> afin d’identifier des zones de faiblesse ou de risque, et les dispositions réglementaires dont les modalités d’application pratiques méritaient d’être précisées. </w:t>
      </w:r>
    </w:p>
    <w:p w14:paraId="124A133D" w14:textId="77777777" w:rsidR="00180D70" w:rsidRPr="00A97D7A" w:rsidRDefault="00180D70" w:rsidP="0094370E">
      <w:pPr>
        <w:jc w:val="both"/>
        <w:rPr>
          <w:rFonts w:cs="Arial"/>
          <w:color w:val="365F91" w:themeColor="accent1" w:themeShade="BF"/>
          <w:sz w:val="22"/>
          <w:szCs w:val="22"/>
        </w:rPr>
      </w:pPr>
      <w:r w:rsidRPr="00A97D7A">
        <w:rPr>
          <w:rFonts w:cs="Arial"/>
          <w:color w:val="365F91" w:themeColor="accent1" w:themeShade="BF"/>
          <w:sz w:val="22"/>
          <w:szCs w:val="22"/>
        </w:rPr>
        <w:t>L’objectif de ce Guide est de :</w:t>
      </w:r>
    </w:p>
    <w:p w14:paraId="3ED0B51F" w14:textId="77777777" w:rsidR="00180D70" w:rsidRPr="00A97D7A" w:rsidRDefault="00180D70" w:rsidP="00143B41">
      <w:pPr>
        <w:pStyle w:val="Paragraphedeliste"/>
        <w:numPr>
          <w:ilvl w:val="0"/>
          <w:numId w:val="19"/>
        </w:numPr>
        <w:jc w:val="both"/>
        <w:rPr>
          <w:rFonts w:cs="Arial"/>
          <w:color w:val="365F91" w:themeColor="accent1" w:themeShade="BF"/>
          <w:sz w:val="22"/>
          <w:szCs w:val="22"/>
        </w:rPr>
      </w:pPr>
      <w:r w:rsidRPr="00A97D7A">
        <w:rPr>
          <w:rFonts w:cs="Arial"/>
          <w:color w:val="365F91" w:themeColor="accent1" w:themeShade="BF"/>
          <w:sz w:val="22"/>
          <w:szCs w:val="22"/>
        </w:rPr>
        <w:t xml:space="preserve">Mettre à la disposition des établissements dépositaire un document de référence pratique qui recense l’ensemble des dispositions réglementaires et pratique pour leur faciliter la tâche dans l’exercice de cette mission. </w:t>
      </w:r>
    </w:p>
    <w:p w14:paraId="67C1354F" w14:textId="77777777" w:rsidR="00180D70" w:rsidRPr="00A97D7A" w:rsidRDefault="00180D70" w:rsidP="00143B41">
      <w:pPr>
        <w:pStyle w:val="Paragraphedeliste"/>
        <w:numPr>
          <w:ilvl w:val="0"/>
          <w:numId w:val="19"/>
        </w:numPr>
        <w:jc w:val="both"/>
        <w:rPr>
          <w:rFonts w:cs="Arial"/>
          <w:color w:val="365F91" w:themeColor="accent1" w:themeShade="BF"/>
          <w:sz w:val="22"/>
          <w:szCs w:val="22"/>
        </w:rPr>
      </w:pPr>
      <w:r w:rsidRPr="00A97D7A">
        <w:rPr>
          <w:rFonts w:cs="Arial"/>
          <w:color w:val="365F91" w:themeColor="accent1" w:themeShade="BF"/>
          <w:sz w:val="22"/>
          <w:szCs w:val="22"/>
        </w:rPr>
        <w:t>Harmoniser les pratiques d’exercice de la mission du Contrôle dépositaire entre les établissements dépositaires de la place marocaine.</w:t>
      </w:r>
    </w:p>
    <w:p w14:paraId="7A2709BD" w14:textId="77777777" w:rsidR="005D2B49" w:rsidRPr="00A97D7A" w:rsidRDefault="005D2B49" w:rsidP="005D2B49">
      <w:pPr>
        <w:pStyle w:val="Paragraphedeliste"/>
        <w:ind w:left="360"/>
        <w:jc w:val="both"/>
        <w:rPr>
          <w:rFonts w:cs="Arial"/>
          <w:color w:val="365F91" w:themeColor="accent1" w:themeShade="BF"/>
          <w:sz w:val="22"/>
          <w:szCs w:val="22"/>
        </w:rPr>
      </w:pPr>
    </w:p>
    <w:p w14:paraId="46AD8308" w14:textId="77777777" w:rsidR="005D2B49" w:rsidRPr="00A97D7A" w:rsidRDefault="005D2B49" w:rsidP="005D2B49">
      <w:pPr>
        <w:pStyle w:val="Paragraphedeliste"/>
        <w:ind w:left="0"/>
        <w:jc w:val="both"/>
        <w:rPr>
          <w:rFonts w:cs="Arial"/>
          <w:color w:val="365F91" w:themeColor="accent1" w:themeShade="BF"/>
          <w:sz w:val="22"/>
          <w:szCs w:val="22"/>
        </w:rPr>
      </w:pPr>
      <w:r w:rsidRPr="00A97D7A">
        <w:rPr>
          <w:rFonts w:cs="Arial"/>
          <w:color w:val="365F91" w:themeColor="accent1" w:themeShade="BF"/>
          <w:sz w:val="22"/>
          <w:szCs w:val="22"/>
        </w:rPr>
        <w:t xml:space="preserve">Ce guide de bonnes pratiques n’est en aucune façon une norme professionnelle. </w:t>
      </w:r>
    </w:p>
    <w:p w14:paraId="0988AEFD" w14:textId="77777777" w:rsidR="005D2B49" w:rsidRDefault="005D2B49" w:rsidP="0094370E">
      <w:pPr>
        <w:jc w:val="both"/>
        <w:rPr>
          <w:ins w:id="73" w:author="Hasnaâ BARZALI" w:date="2018-01-17T15:46:00Z"/>
          <w:rFonts w:cs="Arial"/>
          <w:color w:val="365F91" w:themeColor="accent1" w:themeShade="BF"/>
          <w:sz w:val="22"/>
          <w:szCs w:val="22"/>
        </w:rPr>
      </w:pPr>
      <w:r w:rsidRPr="00A97D7A">
        <w:rPr>
          <w:rFonts w:cs="Arial"/>
          <w:color w:val="365F91" w:themeColor="accent1" w:themeShade="BF"/>
          <w:sz w:val="22"/>
          <w:szCs w:val="22"/>
        </w:rPr>
        <w:t xml:space="preserve">Il se présente sous forme </w:t>
      </w:r>
      <w:r w:rsidR="00B01468" w:rsidRPr="00A97D7A">
        <w:rPr>
          <w:rFonts w:cs="Arial"/>
          <w:color w:val="365F91" w:themeColor="accent1" w:themeShade="BF"/>
          <w:sz w:val="22"/>
          <w:szCs w:val="22"/>
        </w:rPr>
        <w:t>d’étapes</w:t>
      </w:r>
      <w:r w:rsidRPr="00A97D7A">
        <w:rPr>
          <w:rFonts w:cs="Arial"/>
          <w:color w:val="365F91" w:themeColor="accent1" w:themeShade="BF"/>
          <w:sz w:val="22"/>
          <w:szCs w:val="22"/>
        </w:rPr>
        <w:t xml:space="preserve"> depuis l’entrée en relation </w:t>
      </w:r>
      <w:r w:rsidR="00B01468" w:rsidRPr="00A97D7A">
        <w:rPr>
          <w:rFonts w:cs="Arial"/>
          <w:color w:val="365F91" w:themeColor="accent1" w:themeShade="BF"/>
          <w:sz w:val="22"/>
          <w:szCs w:val="22"/>
        </w:rPr>
        <w:t>avec</w:t>
      </w:r>
      <w:r w:rsidRPr="00A97D7A">
        <w:rPr>
          <w:rFonts w:cs="Arial"/>
          <w:color w:val="365F91" w:themeColor="accent1" w:themeShade="BF"/>
          <w:sz w:val="22"/>
          <w:szCs w:val="22"/>
        </w:rPr>
        <w:t xml:space="preserve"> la société de gestion ou la SICAV jusqu’à la résiliation de la convention</w:t>
      </w:r>
      <w:r w:rsidR="00B01468" w:rsidRPr="00A97D7A">
        <w:rPr>
          <w:rFonts w:cs="Arial"/>
          <w:color w:val="365F91" w:themeColor="accent1" w:themeShade="BF"/>
          <w:sz w:val="22"/>
          <w:szCs w:val="22"/>
        </w:rPr>
        <w:t xml:space="preserve"> entre les deux parties, </w:t>
      </w:r>
      <w:r w:rsidRPr="00A97D7A">
        <w:rPr>
          <w:rFonts w:cs="Arial"/>
          <w:color w:val="365F91" w:themeColor="accent1" w:themeShade="BF"/>
          <w:sz w:val="22"/>
          <w:szCs w:val="22"/>
        </w:rPr>
        <w:t xml:space="preserve"> en passant par les reporting à adresser au régulateur. Il comprend également un lexique en vue de mieux appréhender le vocabulaire propre au métier du dépositaire.</w:t>
      </w:r>
    </w:p>
    <w:p w14:paraId="2D4CCD53" w14:textId="56524605" w:rsidR="00720463" w:rsidRPr="00720463" w:rsidRDefault="00720463" w:rsidP="0094370E">
      <w:pPr>
        <w:jc w:val="both"/>
        <w:rPr>
          <w:rFonts w:cs="Arial"/>
          <w:b/>
          <w:color w:val="365F91" w:themeColor="accent1" w:themeShade="BF"/>
          <w:sz w:val="22"/>
          <w:szCs w:val="22"/>
        </w:rPr>
      </w:pPr>
      <w:ins w:id="74" w:author="Hasnaâ BARZALI" w:date="2018-01-17T15:47:00Z">
        <w:r>
          <w:rPr>
            <w:noProof/>
            <w:lang w:eastAsia="fr-FR"/>
          </w:rPr>
          <w:drawing>
            <wp:inline distT="0" distB="0" distL="0" distR="0" wp14:anchorId="58071020" wp14:editId="3C958087">
              <wp:extent cx="191949" cy="171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437" t="34637" r="38545" b="39664"/>
                      <a:stretch/>
                    </pic:blipFill>
                    <pic:spPr bwMode="auto">
                      <a:xfrm>
                        <a:off x="0" y="0"/>
                        <a:ext cx="190351" cy="170022"/>
                      </a:xfrm>
                      <a:prstGeom prst="rect">
                        <a:avLst/>
                      </a:prstGeom>
                      <a:ln>
                        <a:noFill/>
                      </a:ln>
                      <a:extLst>
                        <a:ext uri="{53640926-AAD7-44D8-BBD7-CCE9431645EC}">
                          <a14:shadowObscured xmlns:a14="http://schemas.microsoft.com/office/drawing/2010/main"/>
                        </a:ext>
                      </a:extLst>
                    </pic:spPr>
                  </pic:pic>
                </a:graphicData>
              </a:graphic>
            </wp:inline>
          </w:drawing>
        </w:r>
        <w:r>
          <w:rPr>
            <w:rFonts w:cs="Arial"/>
            <w:color w:val="365F91" w:themeColor="accent1" w:themeShade="BF"/>
            <w:sz w:val="22"/>
            <w:szCs w:val="22"/>
          </w:rPr>
          <w:t xml:space="preserve"> </w:t>
        </w:r>
      </w:ins>
      <w:ins w:id="75" w:author="Hasnaâ BARZALI" w:date="2018-01-17T15:46:00Z">
        <w:r w:rsidRPr="00720463">
          <w:rPr>
            <w:rFonts w:cs="Arial"/>
            <w:b/>
            <w:color w:val="365F91" w:themeColor="accent1" w:themeShade="BF"/>
            <w:sz w:val="22"/>
            <w:szCs w:val="22"/>
          </w:rPr>
          <w:t>Important :</w:t>
        </w:r>
      </w:ins>
    </w:p>
    <w:tbl>
      <w:tblPr>
        <w:tblStyle w:val="Grilledutableau"/>
        <w:tblW w:w="0" w:type="auto"/>
        <w:shd w:val="clear" w:color="auto" w:fill="C4BC96" w:themeFill="background2" w:themeFillShade="BF"/>
        <w:tblLook w:val="04A0" w:firstRow="1" w:lastRow="0" w:firstColumn="1" w:lastColumn="0" w:noHBand="0" w:noVBand="1"/>
      </w:tblPr>
      <w:tblGrid>
        <w:gridCol w:w="10456"/>
      </w:tblGrid>
      <w:tr w:rsidR="002B3B0B" w:rsidRPr="008D0947" w14:paraId="618B337C" w14:textId="77777777" w:rsidTr="00C86946">
        <w:trPr>
          <w:ins w:id="76" w:author="Hasnaâ BARZALI" w:date="2018-01-17T12:20:00Z"/>
        </w:trPr>
        <w:tc>
          <w:tcPr>
            <w:tcW w:w="0" w:type="auto"/>
            <w:shd w:val="clear" w:color="auto" w:fill="C4BC96" w:themeFill="background2" w:themeFillShade="BF"/>
          </w:tcPr>
          <w:p w14:paraId="36FF3361" w14:textId="4729E541" w:rsidR="002B3B0B" w:rsidRDefault="00720463" w:rsidP="002B3B0B">
            <w:pPr>
              <w:jc w:val="both"/>
              <w:rPr>
                <w:ins w:id="77" w:author="Hasnaâ BARZALI" w:date="2018-01-17T12:21:00Z"/>
                <w:rFonts w:cs="Arial"/>
                <w:color w:val="365F91" w:themeColor="accent1" w:themeShade="BF"/>
                <w:sz w:val="22"/>
                <w:szCs w:val="22"/>
              </w:rPr>
            </w:pPr>
            <w:bookmarkStart w:id="78" w:name="OLE_LINK1"/>
            <w:ins w:id="79" w:author="Hasnaâ BARZALI" w:date="2018-01-17T15:46:00Z">
              <w:r>
                <w:rPr>
                  <w:rFonts w:cs="Arial"/>
                  <w:color w:val="365F91" w:themeColor="accent1" w:themeShade="BF"/>
                  <w:sz w:val="22"/>
                  <w:szCs w:val="22"/>
                </w:rPr>
                <w:t xml:space="preserve"> </w:t>
              </w:r>
            </w:ins>
            <w:ins w:id="80" w:author="Hasnaâ BARZALI" w:date="2018-01-17T12:20:00Z">
              <w:r w:rsidR="002B3B0B" w:rsidRPr="008D0947">
                <w:rPr>
                  <w:rFonts w:cs="Arial"/>
                  <w:color w:val="365F91" w:themeColor="accent1" w:themeShade="BF"/>
                  <w:sz w:val="22"/>
                  <w:szCs w:val="22"/>
                </w:rPr>
                <w:t xml:space="preserve">Il est entendu de préciser que les dispositions prévues dans ce guide n’étant que des clarifications de textes déjà entrés en vigueur. </w:t>
              </w:r>
            </w:ins>
          </w:p>
          <w:p w14:paraId="7762F29E" w14:textId="77777777" w:rsidR="002B3B0B" w:rsidRDefault="002B3B0B" w:rsidP="002B3B0B">
            <w:pPr>
              <w:jc w:val="both"/>
              <w:rPr>
                <w:ins w:id="81" w:author="Hasnaâ BARZALI" w:date="2018-01-17T12:21:00Z"/>
                <w:rFonts w:cs="Arial"/>
                <w:color w:val="365F91" w:themeColor="accent1" w:themeShade="BF"/>
                <w:sz w:val="22"/>
                <w:szCs w:val="22"/>
              </w:rPr>
            </w:pPr>
          </w:p>
          <w:p w14:paraId="533CE0DC" w14:textId="38211CEA" w:rsidR="002B3B0B" w:rsidRPr="008D0947" w:rsidRDefault="002B3B0B" w:rsidP="002B3B0B">
            <w:pPr>
              <w:jc w:val="both"/>
              <w:rPr>
                <w:ins w:id="82" w:author="Hasnaâ BARZALI" w:date="2018-01-17T12:20:00Z"/>
                <w:rFonts w:cs="Arial"/>
                <w:color w:val="365F91" w:themeColor="accent1" w:themeShade="BF"/>
                <w:sz w:val="22"/>
                <w:szCs w:val="22"/>
              </w:rPr>
            </w:pPr>
            <w:ins w:id="83" w:author="Hasnaâ BARZALI" w:date="2018-01-17T12:21:00Z">
              <w:r w:rsidRPr="008D0947">
                <w:rPr>
                  <w:rFonts w:cs="Arial"/>
                  <w:color w:val="365F91" w:themeColor="accent1" w:themeShade="BF"/>
                  <w:sz w:val="22"/>
                  <w:szCs w:val="22"/>
                </w:rPr>
                <w:t>A cet effet, il est nécessaire de se référer, également, à la documentation légale, réglementaire et technique en vigueur listé</w:t>
              </w:r>
            </w:ins>
            <w:ins w:id="84" w:author="Hasnaâ BARZALI" w:date="2018-01-18T11:00:00Z">
              <w:r w:rsidR="004333CB">
                <w:rPr>
                  <w:rFonts w:cs="Arial"/>
                  <w:color w:val="365F91" w:themeColor="accent1" w:themeShade="BF"/>
                  <w:sz w:val="22"/>
                  <w:szCs w:val="22"/>
                </w:rPr>
                <w:t>e</w:t>
              </w:r>
            </w:ins>
            <w:ins w:id="85" w:author="Hasnaâ BARZALI" w:date="2018-01-17T12:21:00Z">
              <w:r w:rsidRPr="008D0947">
                <w:rPr>
                  <w:rFonts w:cs="Arial"/>
                  <w:color w:val="365F91" w:themeColor="accent1" w:themeShade="BF"/>
                  <w:sz w:val="22"/>
                  <w:szCs w:val="22"/>
                </w:rPr>
                <w:t xml:space="preserve"> ci-dessous :</w:t>
              </w:r>
            </w:ins>
          </w:p>
        </w:tc>
      </w:tr>
      <w:bookmarkEnd w:id="78"/>
    </w:tbl>
    <w:p w14:paraId="53BD5B2C" w14:textId="77777777" w:rsidR="00720463" w:rsidRDefault="00720463" w:rsidP="00720463">
      <w:pPr>
        <w:pStyle w:val="Paragraphedeliste"/>
        <w:jc w:val="both"/>
        <w:rPr>
          <w:ins w:id="86" w:author="Hasnaâ BARZALI" w:date="2018-01-17T15:42:00Z"/>
          <w:rFonts w:cs="Arial"/>
          <w:color w:val="365F91" w:themeColor="accent1" w:themeShade="BF"/>
          <w:sz w:val="22"/>
          <w:szCs w:val="22"/>
        </w:rPr>
      </w:pPr>
    </w:p>
    <w:p w14:paraId="1EE9A4BF" w14:textId="77777777" w:rsidR="001E50A2" w:rsidRPr="00A97D7A" w:rsidRDefault="007748ED" w:rsidP="00143B41">
      <w:pPr>
        <w:pStyle w:val="Paragraphedeliste"/>
        <w:numPr>
          <w:ilvl w:val="0"/>
          <w:numId w:val="1"/>
        </w:numPr>
        <w:jc w:val="both"/>
        <w:rPr>
          <w:rFonts w:cs="Arial"/>
          <w:color w:val="365F91" w:themeColor="accent1" w:themeShade="BF"/>
          <w:sz w:val="22"/>
          <w:szCs w:val="22"/>
        </w:rPr>
      </w:pPr>
      <w:r w:rsidRPr="00A97D7A">
        <w:rPr>
          <w:rFonts w:cs="Arial"/>
          <w:color w:val="365F91" w:themeColor="accent1" w:themeShade="BF"/>
          <w:sz w:val="22"/>
          <w:szCs w:val="22"/>
        </w:rPr>
        <w:t>La circulaire de l’AMMC</w:t>
      </w:r>
    </w:p>
    <w:p w14:paraId="046207FC" w14:textId="77777777" w:rsidR="006D06FD" w:rsidRPr="00A97D7A" w:rsidRDefault="006D06FD" w:rsidP="00143B41">
      <w:pPr>
        <w:pStyle w:val="Paragraphedeliste"/>
        <w:numPr>
          <w:ilvl w:val="0"/>
          <w:numId w:val="1"/>
        </w:numPr>
        <w:jc w:val="both"/>
        <w:rPr>
          <w:rFonts w:cs="Arial"/>
          <w:color w:val="365F91" w:themeColor="accent1" w:themeShade="BF"/>
          <w:sz w:val="22"/>
          <w:szCs w:val="22"/>
        </w:rPr>
      </w:pPr>
      <w:r w:rsidRPr="00A97D7A">
        <w:rPr>
          <w:rFonts w:cs="Arial"/>
          <w:color w:val="365F91" w:themeColor="accent1" w:themeShade="BF"/>
          <w:sz w:val="22"/>
          <w:szCs w:val="22"/>
        </w:rPr>
        <w:t>Loi n° 1-93-212 relative au conseil déontologique des valeurs mobilières et aux informations exigées des personnes morales faisant appel public à l’épargne</w:t>
      </w:r>
    </w:p>
    <w:p w14:paraId="3FD904CC" w14:textId="77777777" w:rsidR="00194DBF" w:rsidRDefault="00194DBF" w:rsidP="00143B41">
      <w:pPr>
        <w:pStyle w:val="Paragraphedeliste"/>
        <w:numPr>
          <w:ilvl w:val="0"/>
          <w:numId w:val="1"/>
        </w:numPr>
        <w:jc w:val="both"/>
        <w:rPr>
          <w:ins w:id="87" w:author="Hasnaâ BARZALI" w:date="2018-01-17T16:23:00Z"/>
          <w:rFonts w:cs="Arial"/>
          <w:color w:val="365F91" w:themeColor="accent1" w:themeShade="BF"/>
          <w:sz w:val="22"/>
          <w:szCs w:val="22"/>
        </w:rPr>
      </w:pPr>
      <w:r w:rsidRPr="00A97D7A">
        <w:rPr>
          <w:rFonts w:cs="Arial"/>
          <w:color w:val="365F91" w:themeColor="accent1" w:themeShade="BF"/>
          <w:sz w:val="22"/>
          <w:szCs w:val="22"/>
        </w:rPr>
        <w:t xml:space="preserve">La </w:t>
      </w:r>
      <w:r w:rsidR="00D8232C" w:rsidRPr="00A97D7A">
        <w:rPr>
          <w:rFonts w:cs="Arial"/>
          <w:color w:val="365F91" w:themeColor="accent1" w:themeShade="BF"/>
          <w:sz w:val="22"/>
          <w:szCs w:val="22"/>
        </w:rPr>
        <w:t>l</w:t>
      </w:r>
      <w:r w:rsidRPr="00A97D7A">
        <w:rPr>
          <w:rFonts w:cs="Arial"/>
          <w:color w:val="365F91" w:themeColor="accent1" w:themeShade="BF"/>
          <w:sz w:val="22"/>
          <w:szCs w:val="22"/>
        </w:rPr>
        <w:t>oi n° 1-93-213 relative aux Organismes de Placement Collectif en Valeurs Mobilières</w:t>
      </w:r>
    </w:p>
    <w:p w14:paraId="645DF3BA" w14:textId="53B70F87" w:rsidR="00C641E5" w:rsidRPr="00C86946" w:rsidRDefault="00C641E5" w:rsidP="00143B41">
      <w:pPr>
        <w:pStyle w:val="Paragraphedeliste"/>
        <w:numPr>
          <w:ilvl w:val="0"/>
          <w:numId w:val="1"/>
        </w:numPr>
        <w:jc w:val="both"/>
        <w:rPr>
          <w:ins w:id="88" w:author="Hasnaâ BARZALI" w:date="2018-01-31T11:33:00Z"/>
          <w:rFonts w:cs="Arial"/>
          <w:color w:val="365F91" w:themeColor="accent1" w:themeShade="BF"/>
          <w:sz w:val="22"/>
          <w:szCs w:val="22"/>
        </w:rPr>
      </w:pPr>
      <w:ins w:id="89" w:author="Hasnaâ BARZALI" w:date="2018-01-17T16:23:00Z">
        <w:r w:rsidRPr="00C86946">
          <w:rPr>
            <w:sz w:val="22"/>
            <w:szCs w:val="22"/>
          </w:rPr>
          <w:lastRenderedPageBreak/>
          <w:t>Arrêté du ministre des finances et de la privatisation n° 1670-07 relatif à la classification des OPCVM ;</w:t>
        </w:r>
      </w:ins>
    </w:p>
    <w:p w14:paraId="4A04C30B" w14:textId="4537198A" w:rsidR="000F596C" w:rsidRPr="00C86946" w:rsidRDefault="000F596C" w:rsidP="00143B41">
      <w:pPr>
        <w:pStyle w:val="Paragraphedeliste"/>
        <w:numPr>
          <w:ilvl w:val="0"/>
          <w:numId w:val="1"/>
        </w:numPr>
        <w:jc w:val="both"/>
        <w:rPr>
          <w:ins w:id="90" w:author="Hasnaâ BARZALI" w:date="2018-01-31T11:47:00Z"/>
          <w:rFonts w:cs="Arial"/>
          <w:color w:val="365F91" w:themeColor="accent1" w:themeShade="BF"/>
          <w:sz w:val="22"/>
          <w:szCs w:val="22"/>
        </w:rPr>
      </w:pPr>
      <w:ins w:id="91" w:author="Hasnaâ BARZALI" w:date="2018-01-31T11:33:00Z">
        <w:r w:rsidRPr="00C86946">
          <w:rPr>
            <w:sz w:val="22"/>
            <w:szCs w:val="22"/>
          </w:rPr>
          <w:t xml:space="preserve">Arrêté du </w:t>
        </w:r>
      </w:ins>
      <w:ins w:id="92" w:author="Hasnaâ BARZALI" w:date="2018-01-31T11:34:00Z">
        <w:r w:rsidRPr="00C86946">
          <w:rPr>
            <w:sz w:val="22"/>
            <w:szCs w:val="22"/>
          </w:rPr>
          <w:t xml:space="preserve">ministre des finances et de la privatisation n° 2541-13 </w:t>
        </w:r>
      </w:ins>
      <w:ins w:id="93" w:author="Hasnaâ BARZALI" w:date="2018-01-31T11:35:00Z">
        <w:r w:rsidRPr="00C86946">
          <w:rPr>
            <w:sz w:val="22"/>
            <w:szCs w:val="22"/>
          </w:rPr>
          <w:t>relatif aux règles de composition des actifs des organismes de placement collectif en valeurs mobilières</w:t>
        </w:r>
      </w:ins>
    </w:p>
    <w:p w14:paraId="67F27478" w14:textId="77777777" w:rsidR="00C86946" w:rsidRDefault="00F964D7" w:rsidP="00C86946">
      <w:pPr>
        <w:pStyle w:val="Paragraphedeliste"/>
        <w:numPr>
          <w:ilvl w:val="0"/>
          <w:numId w:val="1"/>
        </w:numPr>
        <w:jc w:val="both"/>
        <w:rPr>
          <w:ins w:id="94" w:author="Hasnaâ BARZALI" w:date="2018-02-05T09:39:00Z"/>
          <w:rFonts w:cs="Arial"/>
          <w:color w:val="365F91" w:themeColor="accent1" w:themeShade="BF"/>
          <w:sz w:val="22"/>
          <w:szCs w:val="22"/>
        </w:rPr>
      </w:pPr>
      <w:ins w:id="95" w:author="Hasnaâ BARZALI" w:date="2018-01-31T11:47:00Z">
        <w:r w:rsidRPr="00C86946">
          <w:rPr>
            <w:sz w:val="22"/>
            <w:szCs w:val="22"/>
          </w:rPr>
          <w:t>Arrêté du ministre des finances et des investissements n° 2898-94 fixant le montant minimum du capital social exigé des établissements de gestion de FCP</w:t>
        </w:r>
      </w:ins>
    </w:p>
    <w:p w14:paraId="07212999" w14:textId="5B6B02DF" w:rsidR="00F964D7" w:rsidRPr="00C86946" w:rsidRDefault="00F964D7" w:rsidP="00C86946">
      <w:pPr>
        <w:pStyle w:val="Paragraphedeliste"/>
        <w:numPr>
          <w:ilvl w:val="0"/>
          <w:numId w:val="1"/>
        </w:numPr>
        <w:jc w:val="both"/>
        <w:rPr>
          <w:rFonts w:cs="Arial"/>
          <w:color w:val="365F91" w:themeColor="accent1" w:themeShade="BF"/>
          <w:sz w:val="22"/>
          <w:szCs w:val="22"/>
        </w:rPr>
      </w:pPr>
      <w:ins w:id="96" w:author="Hasnaâ BARZALI" w:date="2018-01-31T11:47:00Z">
        <w:r w:rsidRPr="00C86946">
          <w:rPr>
            <w:sz w:val="22"/>
            <w:szCs w:val="22"/>
          </w:rPr>
          <w:t>Arrêté du ministre de l’économie et des finances n°2542-13 fixant le plafond des emprunts d’espèces pouvant être effectués par un organisme de placement collectif en valeurs mobilières</w:t>
        </w:r>
      </w:ins>
    </w:p>
    <w:p w14:paraId="0399CD12" w14:textId="4BE67D33" w:rsidR="0039400E" w:rsidRPr="00A97D7A" w:rsidDel="00C641E5" w:rsidRDefault="00D8232C" w:rsidP="00143B41">
      <w:pPr>
        <w:pStyle w:val="Paragraphedeliste"/>
        <w:numPr>
          <w:ilvl w:val="0"/>
          <w:numId w:val="1"/>
        </w:numPr>
        <w:jc w:val="both"/>
        <w:rPr>
          <w:del w:id="97" w:author="Hasnaâ BARZALI" w:date="2018-01-17T16:22:00Z"/>
          <w:rFonts w:cs="Arial"/>
          <w:color w:val="365F91" w:themeColor="accent1" w:themeShade="BF"/>
          <w:sz w:val="22"/>
          <w:szCs w:val="22"/>
        </w:rPr>
      </w:pPr>
      <w:del w:id="98" w:author="Hasnaâ BARZALI" w:date="2018-01-17T16:22:00Z">
        <w:r w:rsidRPr="00A97D7A" w:rsidDel="00C641E5">
          <w:rPr>
            <w:rFonts w:cs="Arial"/>
            <w:color w:val="365F91" w:themeColor="accent1" w:themeShade="BF"/>
            <w:sz w:val="22"/>
            <w:szCs w:val="22"/>
          </w:rPr>
          <w:delText>La loi n° 33-06 relative à la titrisation des actifs ;</w:delText>
        </w:r>
      </w:del>
    </w:p>
    <w:p w14:paraId="3E5CDF8A" w14:textId="16609C58" w:rsidR="00D8232C" w:rsidRPr="00A97D7A" w:rsidDel="00720463" w:rsidRDefault="00D8232C" w:rsidP="00143B41">
      <w:pPr>
        <w:pStyle w:val="Paragraphedeliste"/>
        <w:numPr>
          <w:ilvl w:val="0"/>
          <w:numId w:val="1"/>
        </w:numPr>
        <w:jc w:val="both"/>
        <w:rPr>
          <w:del w:id="99" w:author="Hasnaâ BARZALI" w:date="2018-01-17T15:47:00Z"/>
          <w:rFonts w:cs="Arial"/>
          <w:color w:val="365F91" w:themeColor="accent1" w:themeShade="BF"/>
          <w:sz w:val="22"/>
          <w:szCs w:val="22"/>
        </w:rPr>
      </w:pPr>
      <w:del w:id="100" w:author="Hasnaâ BARZALI" w:date="2018-01-17T15:47:00Z">
        <w:r w:rsidRPr="00A97D7A" w:rsidDel="00720463">
          <w:rPr>
            <w:rFonts w:cs="Arial"/>
            <w:color w:val="365F91" w:themeColor="accent1" w:themeShade="BF"/>
            <w:sz w:val="22"/>
            <w:szCs w:val="22"/>
          </w:rPr>
          <w:delText>La loi n° 41-05 relative aux organismes de placement en capital-risque.</w:delText>
        </w:r>
      </w:del>
    </w:p>
    <w:p w14:paraId="0BF88D39" w14:textId="6F1231C6" w:rsidR="00D8232C" w:rsidRPr="00A97D7A" w:rsidDel="00577759" w:rsidRDefault="00D8232C" w:rsidP="00143B41">
      <w:pPr>
        <w:pStyle w:val="Paragraphedeliste"/>
        <w:numPr>
          <w:ilvl w:val="0"/>
          <w:numId w:val="1"/>
        </w:numPr>
        <w:jc w:val="both"/>
        <w:rPr>
          <w:del w:id="101" w:author="Hasnaâ BARZALI" w:date="2018-01-17T15:56:00Z"/>
          <w:rFonts w:cs="Arial"/>
          <w:color w:val="365F91" w:themeColor="accent1" w:themeShade="BF"/>
          <w:sz w:val="22"/>
          <w:szCs w:val="22"/>
        </w:rPr>
      </w:pPr>
      <w:del w:id="102" w:author="Hasnaâ BARZALI" w:date="2018-01-17T15:56:00Z">
        <w:r w:rsidRPr="00A97D7A" w:rsidDel="00577759">
          <w:rPr>
            <w:rFonts w:cs="Arial"/>
            <w:color w:val="365F91" w:themeColor="accent1" w:themeShade="BF"/>
            <w:sz w:val="22"/>
            <w:szCs w:val="22"/>
          </w:rPr>
          <w:delText>La note d’information de chaque OPC telle que visé par l’AMMC ;</w:delText>
        </w:r>
      </w:del>
    </w:p>
    <w:p w14:paraId="594E803F" w14:textId="70AD8728" w:rsidR="0092217F" w:rsidRPr="00C86946" w:rsidRDefault="0092217F" w:rsidP="00143B41">
      <w:pPr>
        <w:pStyle w:val="Paragraphedeliste"/>
        <w:numPr>
          <w:ilvl w:val="0"/>
          <w:numId w:val="1"/>
        </w:numPr>
        <w:jc w:val="both"/>
        <w:rPr>
          <w:ins w:id="103" w:author="Hasnaâ BARZALI" w:date="2018-01-17T15:56:00Z"/>
          <w:rFonts w:cs="Arial"/>
          <w:color w:val="365F91" w:themeColor="accent1" w:themeShade="BF"/>
          <w:sz w:val="22"/>
          <w:szCs w:val="22"/>
        </w:rPr>
      </w:pPr>
      <w:r w:rsidRPr="00C86946">
        <w:rPr>
          <w:rFonts w:cs="Arial"/>
          <w:color w:val="365F91" w:themeColor="accent1" w:themeShade="BF"/>
          <w:sz w:val="22"/>
          <w:szCs w:val="22"/>
        </w:rPr>
        <w:t>La circulaire de l’Office des changes n° 1721</w:t>
      </w:r>
      <w:ins w:id="104" w:author="Hasnaâ BARZALI" w:date="2018-01-17T15:56:00Z">
        <w:r w:rsidR="00577759" w:rsidRPr="00C86946">
          <w:rPr>
            <w:rFonts w:cs="Arial"/>
            <w:color w:val="365F91" w:themeColor="accent1" w:themeShade="BF"/>
            <w:sz w:val="22"/>
            <w:szCs w:val="22"/>
          </w:rPr>
          <w:t> ;</w:t>
        </w:r>
      </w:ins>
    </w:p>
    <w:p w14:paraId="7F879694" w14:textId="5E38661D" w:rsidR="00577759" w:rsidRPr="00C86946" w:rsidRDefault="00577759" w:rsidP="00143B41">
      <w:pPr>
        <w:pStyle w:val="Paragraphedeliste"/>
        <w:numPr>
          <w:ilvl w:val="0"/>
          <w:numId w:val="1"/>
        </w:numPr>
        <w:jc w:val="both"/>
        <w:rPr>
          <w:rFonts w:cs="Arial"/>
          <w:color w:val="365F91" w:themeColor="accent1" w:themeShade="BF"/>
          <w:sz w:val="22"/>
          <w:szCs w:val="22"/>
        </w:rPr>
      </w:pPr>
      <w:ins w:id="105" w:author="Hasnaâ BARZALI" w:date="2018-01-17T15:56:00Z">
        <w:r w:rsidRPr="00AE4789">
          <w:rPr>
            <w:rFonts w:cs="Arial"/>
            <w:color w:val="365F91" w:themeColor="accent1" w:themeShade="BF"/>
            <w:sz w:val="22"/>
            <w:szCs w:val="22"/>
          </w:rPr>
          <w:t>Le règlement Général pour du FCP et le</w:t>
        </w:r>
      </w:ins>
      <w:ins w:id="106" w:author="Hasnaâ BARZALI" w:date="2018-01-18T12:31:00Z">
        <w:r w:rsidR="006D4647" w:rsidRPr="00C86946">
          <w:rPr>
            <w:rFonts w:cs="Arial"/>
            <w:color w:val="365F91" w:themeColor="accent1" w:themeShade="BF"/>
            <w:sz w:val="22"/>
            <w:szCs w:val="22"/>
          </w:rPr>
          <w:t>s</w:t>
        </w:r>
      </w:ins>
      <w:ins w:id="107" w:author="Hasnaâ BARZALI" w:date="2018-01-17T15:56:00Z">
        <w:r w:rsidRPr="00C86946">
          <w:rPr>
            <w:rFonts w:cs="Arial"/>
            <w:color w:val="365F91" w:themeColor="accent1" w:themeShade="BF"/>
            <w:sz w:val="22"/>
            <w:szCs w:val="22"/>
          </w:rPr>
          <w:t xml:space="preserve"> Statut</w:t>
        </w:r>
      </w:ins>
      <w:ins w:id="108" w:author="Hasnaâ BARZALI" w:date="2018-01-18T12:32:00Z">
        <w:r w:rsidR="006D4647" w:rsidRPr="00C86946">
          <w:rPr>
            <w:rFonts w:cs="Arial"/>
            <w:color w:val="365F91" w:themeColor="accent1" w:themeShade="BF"/>
            <w:sz w:val="22"/>
            <w:szCs w:val="22"/>
          </w:rPr>
          <w:t>s</w:t>
        </w:r>
      </w:ins>
      <w:ins w:id="109" w:author="Hasnaâ BARZALI" w:date="2018-01-17T15:56:00Z">
        <w:r w:rsidRPr="00C86946">
          <w:rPr>
            <w:rFonts w:cs="Arial"/>
            <w:color w:val="365F91" w:themeColor="accent1" w:themeShade="BF"/>
            <w:sz w:val="22"/>
            <w:szCs w:val="22"/>
          </w:rPr>
          <w:t xml:space="preserve"> de la SICAV.</w:t>
        </w:r>
      </w:ins>
    </w:p>
    <w:p w14:paraId="22BD50B8" w14:textId="048CE76F" w:rsidR="00070B0C" w:rsidRDefault="00061EA3" w:rsidP="0094370E">
      <w:pPr>
        <w:jc w:val="both"/>
        <w:rPr>
          <w:rFonts w:cs="Arial"/>
          <w:sz w:val="22"/>
          <w:szCs w:val="22"/>
        </w:rPr>
      </w:pPr>
      <w:r w:rsidRPr="00A97D7A">
        <w:rPr>
          <w:color w:val="365F91" w:themeColor="accent1" w:themeShade="BF"/>
          <w:sz w:val="22"/>
          <w:szCs w:val="22"/>
        </w:rPr>
        <w:t>Ce guide fera l’objet de mises à jour régulières en fonction de l’évolution réglementaire et des pratiques des professionnels.</w:t>
      </w:r>
    </w:p>
    <w:p w14:paraId="53CE6F32" w14:textId="77777777" w:rsidR="00F3544F" w:rsidRPr="00070B0C" w:rsidRDefault="00F3544F" w:rsidP="00143B41">
      <w:pPr>
        <w:pStyle w:val="T1"/>
        <w:numPr>
          <w:ilvl w:val="0"/>
          <w:numId w:val="6"/>
        </w:numPr>
        <w:outlineLvl w:val="0"/>
        <w:rPr>
          <w:szCs w:val="24"/>
        </w:rPr>
      </w:pPr>
      <w:bookmarkStart w:id="110" w:name="_Toc505593976"/>
      <w:bookmarkStart w:id="111" w:name="_Toc505595759"/>
      <w:bookmarkStart w:id="112" w:name="_Toc505599974"/>
      <w:r w:rsidRPr="00070B0C">
        <w:rPr>
          <w:szCs w:val="24"/>
        </w:rPr>
        <w:t xml:space="preserve">Principe de base de la mission de </w:t>
      </w:r>
      <w:r w:rsidR="00166F8E" w:rsidRPr="00070B0C">
        <w:rPr>
          <w:szCs w:val="24"/>
        </w:rPr>
        <w:t xml:space="preserve">l’établissement </w:t>
      </w:r>
      <w:r w:rsidRPr="00070B0C">
        <w:rPr>
          <w:szCs w:val="24"/>
        </w:rPr>
        <w:t>dépositaire d’OPCVM</w:t>
      </w:r>
      <w:bookmarkEnd w:id="110"/>
      <w:bookmarkEnd w:id="111"/>
      <w:bookmarkEnd w:id="112"/>
    </w:p>
    <w:p w14:paraId="318CAE87" w14:textId="77777777" w:rsidR="00313721" w:rsidRPr="00EA4059" w:rsidRDefault="00217E4D" w:rsidP="00CC791D">
      <w:pPr>
        <w:pStyle w:val="T2"/>
      </w:pPr>
      <w:bookmarkStart w:id="113" w:name="_Toc505593977"/>
      <w:bookmarkStart w:id="114" w:name="_Toc505595760"/>
      <w:bookmarkStart w:id="115" w:name="_Toc505599975"/>
      <w:r w:rsidRPr="00EA4059">
        <w:t>Définition</w:t>
      </w:r>
      <w:bookmarkEnd w:id="113"/>
      <w:bookmarkEnd w:id="114"/>
      <w:bookmarkEnd w:id="115"/>
    </w:p>
    <w:p w14:paraId="7D1030F4" w14:textId="56CA1239" w:rsidR="00376441" w:rsidRPr="000E1DA6" w:rsidRDefault="00376441" w:rsidP="0094370E">
      <w:pPr>
        <w:spacing w:before="100" w:after="100" w:afterAutospacing="1" w:line="240" w:lineRule="auto"/>
        <w:jc w:val="both"/>
        <w:rPr>
          <w:rFonts w:eastAsia="Times New Roman" w:cs="Arial"/>
          <w:color w:val="365F91" w:themeColor="accent1" w:themeShade="BF"/>
          <w:sz w:val="22"/>
          <w:szCs w:val="22"/>
          <w:lang w:eastAsia="fr-FR"/>
        </w:rPr>
      </w:pPr>
      <w:r w:rsidRPr="000E1DA6">
        <w:rPr>
          <w:rFonts w:eastAsia="Times New Roman" w:cs="Arial"/>
          <w:color w:val="365F91" w:themeColor="accent1" w:themeShade="BF"/>
          <w:sz w:val="22"/>
          <w:szCs w:val="22"/>
          <w:lang w:eastAsia="fr-FR"/>
        </w:rPr>
        <w:t xml:space="preserve">Au sens du présent guide et de la réglementation en vigueur, </w:t>
      </w:r>
      <w:ins w:id="116" w:author="ZNIBER Mohammed Elarabi" w:date="2018-02-28T09:53:00Z">
        <w:r w:rsidR="00D36FF2">
          <w:rPr>
            <w:rFonts w:eastAsia="Times New Roman" w:cs="Arial"/>
            <w:color w:val="365F91" w:themeColor="accent1" w:themeShade="BF"/>
            <w:sz w:val="22"/>
            <w:szCs w:val="22"/>
            <w:lang w:eastAsia="fr-FR"/>
          </w:rPr>
          <w:t>o</w:t>
        </w:r>
      </w:ins>
      <w:del w:id="117" w:author="ZNIBER Mohammed Elarabi" w:date="2018-02-28T09:53:00Z">
        <w:r w:rsidRPr="000E1DA6" w:rsidDel="00D36FF2">
          <w:rPr>
            <w:rFonts w:eastAsia="Times New Roman" w:cs="Arial"/>
            <w:color w:val="365F91" w:themeColor="accent1" w:themeShade="BF"/>
            <w:sz w:val="22"/>
            <w:szCs w:val="22"/>
            <w:lang w:eastAsia="fr-FR"/>
          </w:rPr>
          <w:delText>e</w:delText>
        </w:r>
      </w:del>
      <w:r w:rsidRPr="000E1DA6">
        <w:rPr>
          <w:rFonts w:eastAsia="Times New Roman" w:cs="Arial"/>
          <w:color w:val="365F91" w:themeColor="accent1" w:themeShade="BF"/>
          <w:sz w:val="22"/>
          <w:szCs w:val="22"/>
          <w:lang w:eastAsia="fr-FR"/>
        </w:rPr>
        <w:t xml:space="preserve">n </w:t>
      </w:r>
      <w:del w:id="118" w:author="ZNIBER Mohammed Elarabi" w:date="2018-02-28T09:53:00Z">
        <w:r w:rsidRPr="000E1DA6" w:rsidDel="00D36FF2">
          <w:rPr>
            <w:rFonts w:eastAsia="Times New Roman" w:cs="Arial"/>
            <w:color w:val="365F91" w:themeColor="accent1" w:themeShade="BF"/>
            <w:sz w:val="22"/>
            <w:szCs w:val="22"/>
            <w:lang w:eastAsia="fr-FR"/>
          </w:rPr>
          <w:delText>entent</w:delText>
        </w:r>
      </w:del>
      <w:ins w:id="119" w:author="ZNIBER Mohammed Elarabi" w:date="2018-02-28T09:53:00Z">
        <w:r w:rsidR="00D36FF2" w:rsidRPr="000E1DA6">
          <w:rPr>
            <w:rFonts w:eastAsia="Times New Roman" w:cs="Arial"/>
            <w:color w:val="365F91" w:themeColor="accent1" w:themeShade="BF"/>
            <w:sz w:val="22"/>
            <w:szCs w:val="22"/>
            <w:lang w:eastAsia="fr-FR"/>
          </w:rPr>
          <w:t>entend</w:t>
        </w:r>
      </w:ins>
      <w:r w:rsidRPr="000E1DA6">
        <w:rPr>
          <w:rFonts w:eastAsia="Times New Roman" w:cs="Arial"/>
          <w:color w:val="365F91" w:themeColor="accent1" w:themeShade="BF"/>
          <w:sz w:val="22"/>
          <w:szCs w:val="22"/>
          <w:lang w:eastAsia="fr-FR"/>
        </w:rPr>
        <w:t xml:space="preserve"> par :</w:t>
      </w:r>
    </w:p>
    <w:p w14:paraId="7132FE84" w14:textId="77777777" w:rsidR="00B6550C" w:rsidRPr="00070B0C" w:rsidRDefault="00B6550C" w:rsidP="0094370E">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t>Actif</w:t>
      </w:r>
    </w:p>
    <w:p w14:paraId="4C5B1426" w14:textId="77777777" w:rsidR="00B6550C" w:rsidRPr="000E1DA6" w:rsidRDefault="00B6550C" w:rsidP="0094370E">
      <w:pPr>
        <w:spacing w:before="100" w:after="100" w:afterAutospacing="1" w:line="240" w:lineRule="auto"/>
        <w:jc w:val="both"/>
        <w:rPr>
          <w:rFonts w:eastAsia="Times New Roman" w:cs="Arial"/>
          <w:color w:val="365F91" w:themeColor="accent1" w:themeShade="BF"/>
          <w:sz w:val="22"/>
          <w:szCs w:val="22"/>
          <w:lang w:eastAsia="fr-FR"/>
        </w:rPr>
      </w:pPr>
      <w:r w:rsidRPr="000E1DA6">
        <w:rPr>
          <w:rFonts w:eastAsia="Times New Roman" w:cs="Arial"/>
          <w:color w:val="365F91" w:themeColor="accent1" w:themeShade="BF"/>
          <w:sz w:val="22"/>
          <w:szCs w:val="22"/>
          <w:lang w:eastAsia="fr-FR"/>
        </w:rPr>
        <w:t>L’actif d'un OPCVM, est  l’ensemble des liquidités et valeurs mobilières figurant à l’actif de son bilan.</w:t>
      </w:r>
    </w:p>
    <w:p w14:paraId="5D20DBEE" w14:textId="77777777" w:rsidR="00B6550C" w:rsidRPr="00070B0C" w:rsidRDefault="00B6550C" w:rsidP="0094370E">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t>Actif net</w:t>
      </w:r>
    </w:p>
    <w:p w14:paraId="50A22967" w14:textId="77777777" w:rsidR="00B6550C" w:rsidRPr="000E1DA6" w:rsidRDefault="00B6550C" w:rsidP="0094370E">
      <w:pPr>
        <w:spacing w:before="100" w:after="100" w:afterAutospacing="1" w:line="240" w:lineRule="auto"/>
        <w:jc w:val="both"/>
        <w:rPr>
          <w:rFonts w:eastAsia="Times New Roman" w:cs="Arial"/>
          <w:color w:val="365F91" w:themeColor="accent1" w:themeShade="BF"/>
          <w:sz w:val="22"/>
          <w:szCs w:val="22"/>
          <w:lang w:eastAsia="fr-FR"/>
        </w:rPr>
      </w:pPr>
      <w:r w:rsidRPr="000E1DA6">
        <w:rPr>
          <w:rFonts w:eastAsia="Times New Roman" w:cs="Arial"/>
          <w:color w:val="365F91" w:themeColor="accent1" w:themeShade="BF"/>
          <w:sz w:val="22"/>
          <w:szCs w:val="22"/>
          <w:lang w:eastAsia="fr-FR"/>
        </w:rPr>
        <w:t>L’actif net d'un OPCVM est le montant de son actif comptable diminué des dettes dudit OPCVM.</w:t>
      </w:r>
    </w:p>
    <w:p w14:paraId="781B3C7E" w14:textId="77777777" w:rsidR="00B6550C" w:rsidRPr="00070B0C" w:rsidRDefault="00B6550C" w:rsidP="0094370E">
      <w:pPr>
        <w:autoSpaceDE w:val="0"/>
        <w:autoSpaceDN w:val="0"/>
        <w:adjustRightInd w:val="0"/>
        <w:jc w:val="both"/>
        <w:rPr>
          <w:rFonts w:cs="Arial"/>
          <w:color w:val="548DD4" w:themeColor="text2" w:themeTint="99"/>
          <w:sz w:val="22"/>
          <w:szCs w:val="22"/>
        </w:rPr>
      </w:pPr>
      <w:r w:rsidRPr="00070B0C">
        <w:rPr>
          <w:rFonts w:eastAsia="Times New Roman" w:cs="Arial"/>
          <w:color w:val="548DD4" w:themeColor="text2" w:themeTint="99"/>
          <w:sz w:val="22"/>
          <w:szCs w:val="22"/>
          <w:lang w:eastAsia="fr-FR"/>
        </w:rPr>
        <w:t>Frais de gestion</w:t>
      </w:r>
    </w:p>
    <w:p w14:paraId="47EC9314" w14:textId="77777777" w:rsidR="00B6550C" w:rsidRPr="00070B0C" w:rsidRDefault="00B6550C" w:rsidP="000E1DA6">
      <w:pPr>
        <w:spacing w:before="100" w:after="100" w:afterAutospacing="1" w:line="240" w:lineRule="auto"/>
        <w:jc w:val="both"/>
        <w:rPr>
          <w:rFonts w:cs="Arial"/>
          <w:color w:val="222222"/>
          <w:sz w:val="22"/>
          <w:szCs w:val="22"/>
          <w:shd w:val="clear" w:color="auto" w:fill="FFFFFF"/>
        </w:rPr>
      </w:pPr>
      <w:r w:rsidRPr="000E1DA6">
        <w:rPr>
          <w:rFonts w:eastAsia="Times New Roman" w:cs="Arial"/>
          <w:color w:val="365F91" w:themeColor="accent1" w:themeShade="BF"/>
          <w:sz w:val="22"/>
          <w:szCs w:val="22"/>
          <w:lang w:eastAsia="fr-FR"/>
        </w:rPr>
        <w:t>L’ensemble des charges d’exploitation encourues par un OPCVM, à l’exclusion de la charge des emprunts.</w:t>
      </w:r>
    </w:p>
    <w:p w14:paraId="59D32FEB" w14:textId="77777777" w:rsidR="00B6550C" w:rsidRPr="00070B0C" w:rsidRDefault="00B6550C" w:rsidP="0094370E">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t>Instruments financiers</w:t>
      </w:r>
    </w:p>
    <w:p w14:paraId="15E2396B" w14:textId="77777777" w:rsidR="00B6550C" w:rsidRPr="000E1DA6" w:rsidRDefault="00B6550C" w:rsidP="0094370E">
      <w:pPr>
        <w:pStyle w:val="Paragraphedeliste"/>
        <w:autoSpaceDE w:val="0"/>
        <w:autoSpaceDN w:val="0"/>
        <w:adjustRightInd w:val="0"/>
        <w:spacing w:after="0" w:line="240" w:lineRule="auto"/>
        <w:ind w:left="0"/>
        <w:jc w:val="both"/>
        <w:rPr>
          <w:rFonts w:cs="Arial"/>
          <w:color w:val="365F91" w:themeColor="accent1" w:themeShade="BF"/>
          <w:sz w:val="22"/>
          <w:szCs w:val="22"/>
        </w:rPr>
      </w:pPr>
      <w:r w:rsidRPr="000E1DA6">
        <w:rPr>
          <w:rFonts w:cs="Arial"/>
          <w:color w:val="365F91" w:themeColor="accent1" w:themeShade="BF"/>
          <w:sz w:val="22"/>
          <w:szCs w:val="22"/>
        </w:rPr>
        <w:t>Sont considérés comme instruments financiers :</w:t>
      </w:r>
    </w:p>
    <w:p w14:paraId="22C178B1" w14:textId="5EC7FE3B" w:rsidR="00B6550C" w:rsidRPr="000E1DA6" w:rsidRDefault="00B6550C" w:rsidP="00143B41">
      <w:pPr>
        <w:pStyle w:val="Paragraphedeliste"/>
        <w:numPr>
          <w:ilvl w:val="0"/>
          <w:numId w:val="5"/>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 xml:space="preserve">Les </w:t>
      </w:r>
      <w:ins w:id="120" w:author="Hasnaâ BARZALI" w:date="2018-01-10T14:43:00Z">
        <w:r w:rsidR="00C36A11">
          <w:rPr>
            <w:rFonts w:cs="Arial"/>
            <w:color w:val="365F91" w:themeColor="accent1" w:themeShade="BF"/>
            <w:sz w:val="22"/>
            <w:szCs w:val="22"/>
          </w:rPr>
          <w:t xml:space="preserve">titres de capital représentés par les </w:t>
        </w:r>
      </w:ins>
      <w:r w:rsidRPr="000E1DA6">
        <w:rPr>
          <w:rFonts w:cs="Arial"/>
          <w:color w:val="365F91" w:themeColor="accent1" w:themeShade="BF"/>
          <w:sz w:val="22"/>
          <w:szCs w:val="22"/>
        </w:rPr>
        <w:t>actions et autres titres donnant ou pouvant donner accès, directement ou indirectement, au capital ou aux droits de vote, transmissibles par inscription en compte ou tradition</w:t>
      </w:r>
      <w:ins w:id="121" w:author="Hasnaâ BARZALI" w:date="2018-01-10T14:44:00Z">
        <w:r w:rsidR="00C36A11">
          <w:rPr>
            <w:rFonts w:cs="Arial"/>
            <w:color w:val="365F91" w:themeColor="accent1" w:themeShade="BF"/>
            <w:sz w:val="22"/>
            <w:szCs w:val="22"/>
          </w:rPr>
          <w:t> ;</w:t>
        </w:r>
      </w:ins>
      <w:r w:rsidRPr="000E1DA6">
        <w:rPr>
          <w:rFonts w:cs="Arial"/>
          <w:color w:val="365F91" w:themeColor="accent1" w:themeShade="BF"/>
          <w:sz w:val="22"/>
          <w:szCs w:val="22"/>
        </w:rPr>
        <w:t xml:space="preserve"> </w:t>
      </w:r>
    </w:p>
    <w:p w14:paraId="733FE854" w14:textId="42C470CF" w:rsidR="00B6550C" w:rsidRPr="000E1DA6" w:rsidRDefault="00B6550C" w:rsidP="00143B41">
      <w:pPr>
        <w:pStyle w:val="Paragraphedeliste"/>
        <w:numPr>
          <w:ilvl w:val="0"/>
          <w:numId w:val="5"/>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Les titres de créance qui représentent chacun un droit de créance sur la personne morale qui les émet, transmissibles par inscription en compte ou tradition, à l'exclusion des effets de commerce et des bons de caisse</w:t>
      </w:r>
      <w:ins w:id="122" w:author="Hasnaâ BARZALI" w:date="2018-01-10T14:44:00Z">
        <w:r w:rsidR="00C36A11">
          <w:rPr>
            <w:rFonts w:cs="Arial"/>
            <w:color w:val="365F91" w:themeColor="accent1" w:themeShade="BF"/>
            <w:sz w:val="22"/>
            <w:szCs w:val="22"/>
          </w:rPr>
          <w:t> ;</w:t>
        </w:r>
      </w:ins>
      <w:del w:id="123" w:author="Hasnaâ BARZALI" w:date="2018-01-10T14:44:00Z">
        <w:r w:rsidRPr="000E1DA6" w:rsidDel="00C36A11">
          <w:rPr>
            <w:rFonts w:cs="Arial"/>
            <w:color w:val="365F91" w:themeColor="accent1" w:themeShade="BF"/>
            <w:sz w:val="22"/>
            <w:szCs w:val="22"/>
          </w:rPr>
          <w:delText xml:space="preserve"> </w:delText>
        </w:r>
      </w:del>
    </w:p>
    <w:p w14:paraId="75C0CA09" w14:textId="025189CC" w:rsidR="00B6550C" w:rsidRPr="000E1DA6" w:rsidRDefault="00B6550C" w:rsidP="00143B41">
      <w:pPr>
        <w:pStyle w:val="Paragraphedeliste"/>
        <w:numPr>
          <w:ilvl w:val="0"/>
          <w:numId w:val="5"/>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Les parts ou actions d'organismes de placement collectif en valeurs mobilières</w:t>
      </w:r>
      <w:ins w:id="124" w:author="Hasnaâ BARZALI" w:date="2018-01-10T14:44:00Z">
        <w:r w:rsidR="00C36A11">
          <w:rPr>
            <w:rFonts w:cs="Arial"/>
            <w:color w:val="365F91" w:themeColor="accent1" w:themeShade="BF"/>
            <w:sz w:val="22"/>
            <w:szCs w:val="22"/>
          </w:rPr>
          <w:t> ;</w:t>
        </w:r>
      </w:ins>
    </w:p>
    <w:p w14:paraId="0013AE4A" w14:textId="68F7C5B7" w:rsidR="00B6550C" w:rsidRPr="000E1DA6" w:rsidRDefault="00B6550C" w:rsidP="00143B41">
      <w:pPr>
        <w:pStyle w:val="Paragraphedeliste"/>
        <w:numPr>
          <w:ilvl w:val="0"/>
          <w:numId w:val="5"/>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 xml:space="preserve">Les parts </w:t>
      </w:r>
      <w:ins w:id="125" w:author="Hasnaâ BARZALI" w:date="2018-01-10T14:44:00Z">
        <w:r w:rsidR="00C36A11">
          <w:rPr>
            <w:rFonts w:cs="Arial"/>
            <w:color w:val="365F91" w:themeColor="accent1" w:themeShade="BF"/>
            <w:sz w:val="22"/>
            <w:szCs w:val="22"/>
          </w:rPr>
          <w:t xml:space="preserve">et les titres de créance </w:t>
        </w:r>
      </w:ins>
      <w:r w:rsidRPr="000E1DA6">
        <w:rPr>
          <w:rFonts w:cs="Arial"/>
          <w:color w:val="365F91" w:themeColor="accent1" w:themeShade="BF"/>
          <w:sz w:val="22"/>
          <w:szCs w:val="22"/>
        </w:rPr>
        <w:t>émis</w:t>
      </w:r>
      <w:del w:id="126" w:author="Hasnaâ BARZALI" w:date="2018-01-10T14:45:00Z">
        <w:r w:rsidRPr="000E1DA6" w:rsidDel="00C36A11">
          <w:rPr>
            <w:rFonts w:cs="Arial"/>
            <w:color w:val="365F91" w:themeColor="accent1" w:themeShade="BF"/>
            <w:sz w:val="22"/>
            <w:szCs w:val="22"/>
          </w:rPr>
          <w:delText>e</w:delText>
        </w:r>
      </w:del>
      <w:r w:rsidRPr="000E1DA6">
        <w:rPr>
          <w:rFonts w:cs="Arial"/>
          <w:color w:val="365F91" w:themeColor="accent1" w:themeShade="BF"/>
          <w:sz w:val="22"/>
          <w:szCs w:val="22"/>
        </w:rPr>
        <w:t xml:space="preserve">s par les Fonds Collectifs en titrisation et les parts des Organismes de Placement </w:t>
      </w:r>
      <w:ins w:id="127" w:author="Hasnaâ BARZALI" w:date="2018-01-10T14:45:00Z">
        <w:r w:rsidR="00C36A11">
          <w:rPr>
            <w:rFonts w:cs="Arial"/>
            <w:color w:val="365F91" w:themeColor="accent1" w:themeShade="BF"/>
            <w:sz w:val="22"/>
            <w:szCs w:val="22"/>
          </w:rPr>
          <w:t xml:space="preserve">collectif </w:t>
        </w:r>
      </w:ins>
      <w:r w:rsidRPr="000E1DA6">
        <w:rPr>
          <w:rFonts w:cs="Arial"/>
          <w:color w:val="365F91" w:themeColor="accent1" w:themeShade="BF"/>
          <w:sz w:val="22"/>
          <w:szCs w:val="22"/>
        </w:rPr>
        <w:t xml:space="preserve">en capital </w:t>
      </w:r>
      <w:del w:id="128" w:author="Hasnaâ BARZALI" w:date="2018-01-10T14:45:00Z">
        <w:r w:rsidRPr="000E1DA6" w:rsidDel="00C36A11">
          <w:rPr>
            <w:rFonts w:cs="Arial"/>
            <w:color w:val="365F91" w:themeColor="accent1" w:themeShade="BF"/>
            <w:sz w:val="22"/>
            <w:szCs w:val="22"/>
          </w:rPr>
          <w:delText>Risque</w:delText>
        </w:r>
      </w:del>
      <w:r w:rsidRPr="000E1DA6">
        <w:rPr>
          <w:rFonts w:cs="Arial"/>
          <w:color w:val="365F91" w:themeColor="accent1" w:themeShade="BF"/>
          <w:sz w:val="22"/>
          <w:szCs w:val="22"/>
        </w:rPr>
        <w:t xml:space="preserve"> ;</w:t>
      </w:r>
    </w:p>
    <w:p w14:paraId="0E11F978" w14:textId="77777777" w:rsidR="00B6550C" w:rsidRPr="000E1DA6" w:rsidRDefault="00B6550C" w:rsidP="00143B41">
      <w:pPr>
        <w:pStyle w:val="Paragraphedeliste"/>
        <w:numPr>
          <w:ilvl w:val="0"/>
          <w:numId w:val="5"/>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Les instruments financiers à terme.</w:t>
      </w:r>
    </w:p>
    <w:p w14:paraId="629C26FE" w14:textId="77777777" w:rsidR="00B6550C" w:rsidRPr="00070B0C" w:rsidRDefault="00B6550C" w:rsidP="0094370E">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lastRenderedPageBreak/>
        <w:t>Liquidités</w:t>
      </w:r>
    </w:p>
    <w:p w14:paraId="1B90C0D3" w14:textId="77777777" w:rsidR="00B6550C" w:rsidRPr="000E1DA6" w:rsidRDefault="00B6550C" w:rsidP="0094370E">
      <w:pPr>
        <w:spacing w:before="100" w:after="100" w:afterAutospacing="1" w:line="240" w:lineRule="auto"/>
        <w:jc w:val="both"/>
        <w:rPr>
          <w:rFonts w:cs="Arial"/>
          <w:color w:val="365F91" w:themeColor="accent1" w:themeShade="BF"/>
          <w:sz w:val="22"/>
          <w:szCs w:val="22"/>
        </w:rPr>
      </w:pPr>
      <w:r w:rsidRPr="000E1DA6">
        <w:rPr>
          <w:rFonts w:cs="Arial"/>
          <w:color w:val="365F91" w:themeColor="accent1" w:themeShade="BF"/>
          <w:sz w:val="22"/>
          <w:szCs w:val="22"/>
        </w:rPr>
        <w:t>Les fonds déposés à vue ou pour une durée n'excédant pas deux ans.</w:t>
      </w:r>
    </w:p>
    <w:p w14:paraId="1B422B28" w14:textId="77777777" w:rsidR="00F33AAC" w:rsidRPr="00070B0C" w:rsidRDefault="00D8232C" w:rsidP="0094370E">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t xml:space="preserve">Organisme de Placement Collectif en valeurs Mobilières : </w:t>
      </w:r>
      <w:r w:rsidR="00217E4D" w:rsidRPr="00070B0C">
        <w:rPr>
          <w:rFonts w:eastAsia="Times New Roman" w:cs="Arial"/>
          <w:color w:val="548DD4" w:themeColor="text2" w:themeTint="99"/>
          <w:sz w:val="22"/>
          <w:szCs w:val="22"/>
          <w:lang w:eastAsia="fr-FR"/>
        </w:rPr>
        <w:t xml:space="preserve">OPCVM  </w:t>
      </w:r>
    </w:p>
    <w:p w14:paraId="547E6277" w14:textId="77777777" w:rsidR="00217E4D" w:rsidRPr="000E1DA6" w:rsidRDefault="00F33AAC" w:rsidP="0094370E">
      <w:pPr>
        <w:autoSpaceDE w:val="0"/>
        <w:autoSpaceDN w:val="0"/>
        <w:adjustRightInd w:val="0"/>
        <w:jc w:val="both"/>
        <w:rPr>
          <w:rStyle w:val="apple-style-span"/>
          <w:rFonts w:cs="Arial"/>
          <w:i/>
          <w:color w:val="365F91" w:themeColor="accent1" w:themeShade="BF"/>
          <w:sz w:val="22"/>
          <w:szCs w:val="22"/>
        </w:rPr>
      </w:pPr>
      <w:r w:rsidRPr="000E1DA6">
        <w:rPr>
          <w:rFonts w:cs="Arial"/>
          <w:color w:val="365F91" w:themeColor="accent1" w:themeShade="BF"/>
          <w:sz w:val="22"/>
          <w:szCs w:val="22"/>
          <w:shd w:val="clear" w:color="auto" w:fill="FFFFFF"/>
        </w:rPr>
        <w:t>Un organisme de placements collectif en valeurs mobilières (</w:t>
      </w:r>
      <w:r w:rsidRPr="000E1DA6">
        <w:rPr>
          <w:rFonts w:cs="Arial"/>
          <w:bCs/>
          <w:color w:val="365F91" w:themeColor="accent1" w:themeShade="BF"/>
          <w:sz w:val="22"/>
          <w:szCs w:val="22"/>
          <w:shd w:val="clear" w:color="auto" w:fill="FFFFFF"/>
        </w:rPr>
        <w:t>OPCVM</w:t>
      </w:r>
      <w:r w:rsidRPr="000E1DA6">
        <w:rPr>
          <w:rFonts w:cs="Arial"/>
          <w:color w:val="365F91" w:themeColor="accent1" w:themeShade="BF"/>
          <w:sz w:val="22"/>
          <w:szCs w:val="22"/>
          <w:shd w:val="clear" w:color="auto" w:fill="FFFFFF"/>
        </w:rPr>
        <w:t xml:space="preserve">) est un portefeuille dont les fonds investis sont placés en valeurs mobilières ou autres instruments financiers. </w:t>
      </w:r>
      <w:r w:rsidR="00217E4D" w:rsidRPr="000E1DA6">
        <w:rPr>
          <w:rStyle w:val="apple-style-span"/>
          <w:rFonts w:cs="Arial"/>
          <w:i/>
          <w:color w:val="365F91" w:themeColor="accent1" w:themeShade="BF"/>
          <w:sz w:val="22"/>
          <w:szCs w:val="22"/>
        </w:rPr>
        <w:t>Toute Société d’Investissement à Capital Variable (SICAV) ou Fonds Commun de Placement (FCP).</w:t>
      </w:r>
    </w:p>
    <w:p w14:paraId="0F944D45" w14:textId="7BB9A4A2" w:rsidR="00AA39CC" w:rsidRPr="00070B0C" w:rsidDel="00720463" w:rsidRDefault="00B45D3D" w:rsidP="00376441">
      <w:pPr>
        <w:spacing w:before="100" w:after="100" w:afterAutospacing="1" w:line="240" w:lineRule="auto"/>
        <w:jc w:val="both"/>
        <w:rPr>
          <w:del w:id="129" w:author="Hasnaâ BARZALI" w:date="2018-01-17T15:48:00Z"/>
          <w:rFonts w:eastAsia="Times New Roman" w:cs="Arial"/>
          <w:color w:val="548DD4" w:themeColor="text2" w:themeTint="99"/>
          <w:sz w:val="22"/>
          <w:szCs w:val="22"/>
          <w:lang w:eastAsia="fr-FR"/>
        </w:rPr>
      </w:pPr>
      <w:del w:id="130" w:author="Hasnaâ BARZALI" w:date="2018-01-17T15:48:00Z">
        <w:r w:rsidDel="00720463">
          <w:rPr>
            <w:rFonts w:eastAsia="Times New Roman" w:cs="Arial"/>
            <w:color w:val="548DD4" w:themeColor="text2" w:themeTint="99"/>
            <w:sz w:val="22"/>
            <w:szCs w:val="22"/>
            <w:lang w:eastAsia="fr-FR"/>
          </w:rPr>
          <w:delText>Organisme de Placement Collectifs en Capital</w:delText>
        </w:r>
        <w:r w:rsidR="00D8232C" w:rsidRPr="00070B0C" w:rsidDel="00720463">
          <w:rPr>
            <w:rFonts w:eastAsia="Times New Roman" w:cs="Arial"/>
            <w:color w:val="548DD4" w:themeColor="text2" w:themeTint="99"/>
            <w:sz w:val="22"/>
            <w:szCs w:val="22"/>
            <w:lang w:eastAsia="fr-FR"/>
          </w:rPr>
          <w:delText xml:space="preserve">: </w:delText>
        </w:r>
        <w:r w:rsidR="00AA39CC" w:rsidDel="00720463">
          <w:rPr>
            <w:rFonts w:eastAsia="Times New Roman" w:cs="Arial"/>
            <w:color w:val="548DD4" w:themeColor="text2" w:themeTint="99"/>
            <w:sz w:val="22"/>
            <w:szCs w:val="22"/>
            <w:lang w:eastAsia="fr-FR"/>
          </w:rPr>
          <w:delText>OPCC</w:delText>
        </w:r>
      </w:del>
    </w:p>
    <w:p w14:paraId="476501F8" w14:textId="347D3FB8" w:rsidR="006F089A" w:rsidRPr="000E1DA6" w:rsidDel="00720463" w:rsidRDefault="006F089A" w:rsidP="00376441">
      <w:pPr>
        <w:spacing w:before="100" w:after="100" w:afterAutospacing="1" w:line="240" w:lineRule="auto"/>
        <w:jc w:val="both"/>
        <w:rPr>
          <w:del w:id="131" w:author="Hasnaâ BARZALI" w:date="2018-01-17T15:48:00Z"/>
          <w:rFonts w:cs="Arial"/>
          <w:color w:val="365F91" w:themeColor="accent1" w:themeShade="BF"/>
          <w:sz w:val="22"/>
          <w:szCs w:val="22"/>
        </w:rPr>
      </w:pPr>
      <w:commentRangeStart w:id="132"/>
      <w:del w:id="133" w:author="Hasnaâ BARZALI" w:date="2018-01-17T15:48:00Z">
        <w:r w:rsidRPr="000E1DA6" w:rsidDel="00720463">
          <w:rPr>
            <w:rFonts w:cs="Arial"/>
            <w:color w:val="365F91" w:themeColor="accent1" w:themeShade="BF"/>
            <w:sz w:val="22"/>
            <w:szCs w:val="22"/>
          </w:rPr>
          <w:delText>Les OPCC prennent la forme de Sociétés de Placement Collectif en Capital (SPCC), ou de Fonds de Placement Collectif en Capital (FPCC).</w:delText>
        </w:r>
      </w:del>
    </w:p>
    <w:p w14:paraId="09095FE3" w14:textId="24F721F5" w:rsidR="004F38B7" w:rsidDel="00720463" w:rsidRDefault="00D8232C" w:rsidP="004F38B7">
      <w:pPr>
        <w:spacing w:before="100" w:after="100" w:afterAutospacing="1" w:line="240" w:lineRule="auto"/>
        <w:jc w:val="both"/>
        <w:rPr>
          <w:del w:id="134" w:author="Hasnaâ BARZALI" w:date="2018-01-17T15:48:00Z"/>
          <w:rFonts w:eastAsia="Times New Roman" w:cs="Arial"/>
          <w:color w:val="548DD4" w:themeColor="text2" w:themeTint="99"/>
          <w:sz w:val="22"/>
          <w:szCs w:val="22"/>
          <w:lang w:eastAsia="fr-FR"/>
        </w:rPr>
      </w:pPr>
      <w:del w:id="135" w:author="Hasnaâ BARZALI" w:date="2018-01-17T15:48:00Z">
        <w:r w:rsidRPr="00070B0C" w:rsidDel="00720463">
          <w:rPr>
            <w:rFonts w:eastAsia="Times New Roman" w:cs="Arial"/>
            <w:color w:val="548DD4" w:themeColor="text2" w:themeTint="99"/>
            <w:sz w:val="22"/>
            <w:szCs w:val="22"/>
            <w:lang w:eastAsia="fr-FR"/>
          </w:rPr>
          <w:delText>Fonds de placement Collectif en Titrisation : FPCT</w:delText>
        </w:r>
      </w:del>
    </w:p>
    <w:p w14:paraId="47B0444E" w14:textId="6F0B939D" w:rsidR="00D8232C" w:rsidRPr="000E1DA6" w:rsidDel="00720463" w:rsidRDefault="00D8232C" w:rsidP="004F38B7">
      <w:pPr>
        <w:spacing w:before="100" w:after="100" w:afterAutospacing="1" w:line="240" w:lineRule="auto"/>
        <w:jc w:val="both"/>
        <w:rPr>
          <w:del w:id="136" w:author="Hasnaâ BARZALI" w:date="2018-01-17T15:48:00Z"/>
          <w:rFonts w:cs="Arial"/>
          <w:color w:val="365F91" w:themeColor="accent1" w:themeShade="BF"/>
          <w:sz w:val="22"/>
          <w:szCs w:val="22"/>
          <w:shd w:val="clear" w:color="auto" w:fill="FFFFFF"/>
        </w:rPr>
      </w:pPr>
      <w:del w:id="137" w:author="Hasnaâ BARZALI" w:date="2018-01-17T15:48:00Z">
        <w:r w:rsidRPr="000E1DA6" w:rsidDel="00720463">
          <w:rPr>
            <w:rFonts w:cs="Arial"/>
            <w:color w:val="365F91" w:themeColor="accent1" w:themeShade="BF"/>
            <w:sz w:val="22"/>
            <w:szCs w:val="22"/>
            <w:shd w:val="clear" w:color="auto" w:fill="FFFFFF"/>
          </w:rPr>
          <w:delText xml:space="preserve">Un fonds commun de titrisation est un organisme, sans personnalité morale, qui se constitue donc juridiquement sous la forme d'une copropriété. Le fonds commun de titrisation achète essentiellement des créances représentatives de crédit ou de biens immobiliers. </w:delText>
        </w:r>
      </w:del>
    </w:p>
    <w:p w14:paraId="5039510E" w14:textId="537595D4" w:rsidR="00D8232C" w:rsidRPr="000E1DA6" w:rsidDel="00720463" w:rsidRDefault="00D8232C" w:rsidP="0094370E">
      <w:pPr>
        <w:autoSpaceDE w:val="0"/>
        <w:autoSpaceDN w:val="0"/>
        <w:adjustRightInd w:val="0"/>
        <w:jc w:val="both"/>
        <w:rPr>
          <w:del w:id="138" w:author="Hasnaâ BARZALI" w:date="2018-01-17T15:48:00Z"/>
          <w:rFonts w:cs="Arial"/>
          <w:color w:val="365F91" w:themeColor="accent1" w:themeShade="BF"/>
          <w:sz w:val="22"/>
          <w:szCs w:val="22"/>
          <w:shd w:val="clear" w:color="auto" w:fill="FFFFFF"/>
        </w:rPr>
      </w:pPr>
      <w:del w:id="139" w:author="Hasnaâ BARZALI" w:date="2018-01-17T15:48:00Z">
        <w:r w:rsidRPr="000E1DA6" w:rsidDel="00720463">
          <w:rPr>
            <w:rFonts w:cs="Arial"/>
            <w:color w:val="365F91" w:themeColor="accent1" w:themeShade="BF"/>
            <w:sz w:val="22"/>
            <w:szCs w:val="22"/>
            <w:shd w:val="clear" w:color="auto" w:fill="FFFFFF"/>
          </w:rPr>
          <w:delText>Sur la base des actifs acquis, le fonds commun de titrisation peut émettre des titres de créances négociables et des obligations lui permettant de refinancer l'institution financière cédante.</w:delText>
        </w:r>
      </w:del>
      <w:commentRangeEnd w:id="132"/>
      <w:r w:rsidR="00C86946">
        <w:rPr>
          <w:rStyle w:val="Marquedecommentaire"/>
        </w:rPr>
        <w:commentReference w:id="132"/>
      </w:r>
    </w:p>
    <w:p w14:paraId="41E7756E" w14:textId="77777777" w:rsidR="00A43915" w:rsidRPr="00070B0C" w:rsidRDefault="00A43915" w:rsidP="0013054C">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t>Règles prudentielles</w:t>
      </w:r>
    </w:p>
    <w:p w14:paraId="6790D3A7" w14:textId="77777777" w:rsidR="00A43915" w:rsidRPr="000E1DA6" w:rsidRDefault="00A43915" w:rsidP="0094370E">
      <w:pPr>
        <w:autoSpaceDE w:val="0"/>
        <w:autoSpaceDN w:val="0"/>
        <w:adjustRightInd w:val="0"/>
        <w:jc w:val="both"/>
        <w:rPr>
          <w:color w:val="365F91" w:themeColor="accent1" w:themeShade="BF"/>
          <w:sz w:val="22"/>
          <w:szCs w:val="22"/>
          <w:shd w:val="clear" w:color="auto" w:fill="FFFFFF"/>
        </w:rPr>
      </w:pPr>
      <w:r w:rsidRPr="000E1DA6">
        <w:rPr>
          <w:color w:val="365F91" w:themeColor="accent1" w:themeShade="BF"/>
          <w:sz w:val="22"/>
          <w:szCs w:val="22"/>
          <w:shd w:val="clear" w:color="auto" w:fill="FFFFFF"/>
        </w:rPr>
        <w:t xml:space="preserve"> L’ensemble des règles de composition et de répartition des actifs des OPCVM fixées par les lois, arrêtés et circulaires précités.</w:t>
      </w:r>
    </w:p>
    <w:p w14:paraId="3A148D94" w14:textId="77777777" w:rsidR="00A43915" w:rsidRPr="008721A0" w:rsidRDefault="00A43915" w:rsidP="0013054C">
      <w:pPr>
        <w:spacing w:before="100" w:after="100" w:afterAutospacing="1" w:line="240" w:lineRule="auto"/>
        <w:jc w:val="both"/>
        <w:rPr>
          <w:rFonts w:eastAsia="Times New Roman" w:cs="Arial"/>
          <w:color w:val="548DD4" w:themeColor="text2" w:themeTint="99"/>
          <w:sz w:val="22"/>
          <w:szCs w:val="22"/>
          <w:lang w:eastAsia="fr-FR"/>
        </w:rPr>
      </w:pPr>
      <w:r w:rsidRPr="008721A0">
        <w:rPr>
          <w:rFonts w:eastAsia="Times New Roman" w:cs="Arial"/>
          <w:color w:val="548DD4" w:themeColor="text2" w:themeTint="99"/>
          <w:sz w:val="22"/>
          <w:szCs w:val="22"/>
          <w:lang w:eastAsia="fr-FR"/>
        </w:rPr>
        <w:t xml:space="preserve">Sensibilité d’un OPCVM  </w:t>
      </w:r>
    </w:p>
    <w:p w14:paraId="41882D6C" w14:textId="77777777" w:rsidR="00A43915" w:rsidRPr="000E1DA6" w:rsidRDefault="00A43915" w:rsidP="008721A0">
      <w:pPr>
        <w:autoSpaceDE w:val="0"/>
        <w:autoSpaceDN w:val="0"/>
        <w:adjustRightInd w:val="0"/>
        <w:jc w:val="both"/>
        <w:rPr>
          <w:color w:val="365F91" w:themeColor="accent1" w:themeShade="BF"/>
          <w:sz w:val="22"/>
          <w:szCs w:val="22"/>
          <w:shd w:val="clear" w:color="auto" w:fill="FFFFFF"/>
        </w:rPr>
      </w:pPr>
      <w:r w:rsidRPr="000E1DA6">
        <w:rPr>
          <w:color w:val="365F91" w:themeColor="accent1" w:themeShade="BF"/>
          <w:sz w:val="22"/>
          <w:szCs w:val="22"/>
          <w:shd w:val="clear" w:color="auto" w:fill="FFFFFF"/>
        </w:rPr>
        <w:t>La sensibilité d’un OPCVM correspond à la somme pondérée des sensibilités des titres composant son portefeuille. La pondération de chaque ligne correspond à son poids dans l’actif net de l’OPCVM.</w:t>
      </w:r>
    </w:p>
    <w:p w14:paraId="20436D17" w14:textId="77777777" w:rsidR="00216C70" w:rsidRPr="00070B0C" w:rsidRDefault="00216C70" w:rsidP="0094370E">
      <w:pPr>
        <w:spacing w:before="100" w:after="100" w:afterAutospacing="1" w:line="240" w:lineRule="auto"/>
        <w:jc w:val="both"/>
        <w:rPr>
          <w:rFonts w:eastAsia="Times New Roman" w:cs="Arial"/>
          <w:color w:val="548DD4" w:themeColor="text2" w:themeTint="99"/>
          <w:sz w:val="22"/>
          <w:szCs w:val="22"/>
          <w:lang w:eastAsia="fr-FR"/>
        </w:rPr>
      </w:pPr>
      <w:r w:rsidRPr="00070B0C">
        <w:rPr>
          <w:rFonts w:eastAsia="Times New Roman" w:cs="Arial"/>
          <w:color w:val="548DD4" w:themeColor="text2" w:themeTint="99"/>
          <w:sz w:val="22"/>
          <w:szCs w:val="22"/>
          <w:lang w:eastAsia="fr-FR"/>
        </w:rPr>
        <w:t>Valeur Liquidative : VL</w:t>
      </w:r>
    </w:p>
    <w:p w14:paraId="55BCD190" w14:textId="77777777" w:rsidR="00313721" w:rsidRPr="000E1DA6" w:rsidRDefault="00216C70" w:rsidP="0094370E">
      <w:pPr>
        <w:spacing w:before="100" w:after="100" w:afterAutospacing="1" w:line="240" w:lineRule="auto"/>
        <w:jc w:val="both"/>
        <w:rPr>
          <w:rFonts w:cs="Arial"/>
          <w:b/>
          <w:color w:val="365F91" w:themeColor="accent1" w:themeShade="BF"/>
          <w:sz w:val="22"/>
          <w:szCs w:val="22"/>
        </w:rPr>
      </w:pPr>
      <w:r w:rsidRPr="000E1DA6">
        <w:rPr>
          <w:rFonts w:eastAsia="Times New Roman" w:cs="Arial"/>
          <w:color w:val="365F91" w:themeColor="accent1" w:themeShade="BF"/>
          <w:sz w:val="22"/>
          <w:szCs w:val="22"/>
          <w:lang w:eastAsia="fr-FR"/>
        </w:rPr>
        <w:t>La VL d’une action ou part d'un OPCVM, est le montant obtenu en divisant son actif net par le nombre d'actions ou de parts dudit OPCVM.</w:t>
      </w:r>
    </w:p>
    <w:p w14:paraId="47C062B8" w14:textId="77777777" w:rsidR="002F655A" w:rsidRPr="00EA4059" w:rsidRDefault="00194DBF" w:rsidP="00CC791D">
      <w:pPr>
        <w:pStyle w:val="T2"/>
      </w:pPr>
      <w:bookmarkStart w:id="140" w:name="_Toc505593978"/>
      <w:bookmarkStart w:id="141" w:name="_Toc505595761"/>
      <w:bookmarkStart w:id="142" w:name="_Toc505599976"/>
      <w:r w:rsidRPr="00EA4059">
        <w:t>Qu’est-ce</w:t>
      </w:r>
      <w:r w:rsidR="00882741" w:rsidRPr="00EA4059">
        <w:t xml:space="preserve"> qu’un </w:t>
      </w:r>
      <w:r w:rsidRPr="00EA4059">
        <w:t>Dépositaire d’OPC</w:t>
      </w:r>
      <w:r w:rsidR="00D12D7A" w:rsidRPr="00EA4059">
        <w:t>VM</w:t>
      </w:r>
      <w:r w:rsidRPr="00EA4059">
        <w:t> ?</w:t>
      </w:r>
      <w:bookmarkEnd w:id="140"/>
      <w:bookmarkEnd w:id="141"/>
      <w:bookmarkEnd w:id="142"/>
    </w:p>
    <w:p w14:paraId="3A980BC7" w14:textId="277E1E9C" w:rsidR="002F655A" w:rsidRPr="000E1DA6" w:rsidRDefault="002F655A" w:rsidP="002F655A">
      <w:pPr>
        <w:spacing w:before="100" w:after="100" w:afterAutospacing="1" w:line="240" w:lineRule="auto"/>
        <w:jc w:val="both"/>
        <w:rPr>
          <w:rFonts w:eastAsia="Times New Roman" w:cs="Arial"/>
          <w:color w:val="365F91" w:themeColor="accent1" w:themeShade="BF"/>
          <w:sz w:val="22"/>
          <w:szCs w:val="22"/>
          <w:lang w:eastAsia="fr-FR"/>
        </w:rPr>
      </w:pPr>
      <w:r w:rsidRPr="000E1DA6">
        <w:rPr>
          <w:rFonts w:eastAsia="Times New Roman" w:cs="Arial"/>
          <w:color w:val="365F91" w:themeColor="accent1" w:themeShade="BF"/>
          <w:sz w:val="22"/>
          <w:szCs w:val="22"/>
          <w:lang w:eastAsia="fr-FR"/>
        </w:rPr>
        <w:t>L</w:t>
      </w:r>
      <w:r w:rsidR="005B340B">
        <w:rPr>
          <w:rFonts w:eastAsia="Times New Roman" w:cs="Arial"/>
          <w:color w:val="365F91" w:themeColor="accent1" w:themeShade="BF"/>
          <w:sz w:val="22"/>
          <w:szCs w:val="22"/>
          <w:lang w:eastAsia="fr-FR"/>
        </w:rPr>
        <w:t xml:space="preserve">es </w:t>
      </w:r>
      <w:r w:rsidRPr="000E1DA6">
        <w:rPr>
          <w:rFonts w:eastAsia="Times New Roman" w:cs="Arial"/>
          <w:color w:val="365F91" w:themeColor="accent1" w:themeShade="BF"/>
          <w:sz w:val="22"/>
          <w:szCs w:val="22"/>
          <w:lang w:eastAsia="fr-FR"/>
        </w:rPr>
        <w:t>établissement</w:t>
      </w:r>
      <w:r w:rsidR="005B340B">
        <w:rPr>
          <w:rFonts w:eastAsia="Times New Roman" w:cs="Arial"/>
          <w:color w:val="365F91" w:themeColor="accent1" w:themeShade="BF"/>
          <w:sz w:val="22"/>
          <w:szCs w:val="22"/>
          <w:lang w:eastAsia="fr-FR"/>
        </w:rPr>
        <w:t>s</w:t>
      </w:r>
      <w:r w:rsidRPr="000E1DA6">
        <w:rPr>
          <w:rFonts w:eastAsia="Times New Roman" w:cs="Arial"/>
          <w:color w:val="365F91" w:themeColor="accent1" w:themeShade="BF"/>
          <w:sz w:val="22"/>
          <w:szCs w:val="22"/>
          <w:lang w:eastAsia="fr-FR"/>
        </w:rPr>
        <w:t xml:space="preserve"> dépositaires d’organismes de placement collectif en valeur mobilière (OPCVM) ont deux missions principales : ils conservent les actifs détenus par les organismes de placement collectifs (OPC) et s’assurent de la régularité des décisions de l’OPCVM par rapport aux dispositions législatives et réglementaires applicables ainsi que celles figurant dans </w:t>
      </w:r>
      <w:ins w:id="143" w:author="Hasnaâ BARZALI" w:date="2018-01-17T15:50:00Z">
        <w:r w:rsidR="00013839">
          <w:rPr>
            <w:rFonts w:eastAsia="Times New Roman" w:cs="Arial"/>
            <w:color w:val="365F91" w:themeColor="accent1" w:themeShade="BF"/>
            <w:sz w:val="22"/>
            <w:szCs w:val="22"/>
            <w:lang w:eastAsia="fr-FR"/>
          </w:rPr>
          <w:t xml:space="preserve">le Règlement </w:t>
        </w:r>
      </w:ins>
      <w:ins w:id="144" w:author="Hasnaâ BARZALI" w:date="2018-01-31T11:36:00Z">
        <w:r w:rsidR="000F596C">
          <w:rPr>
            <w:rFonts w:eastAsia="Times New Roman" w:cs="Arial"/>
            <w:color w:val="365F91" w:themeColor="accent1" w:themeShade="BF"/>
            <w:sz w:val="22"/>
            <w:szCs w:val="22"/>
            <w:lang w:eastAsia="fr-FR"/>
          </w:rPr>
          <w:t xml:space="preserve">de gestion </w:t>
        </w:r>
      </w:ins>
      <w:ins w:id="145" w:author="Hasnaâ BARZALI" w:date="2018-01-17T15:51:00Z">
        <w:r w:rsidR="00013839">
          <w:rPr>
            <w:rFonts w:eastAsia="Times New Roman" w:cs="Arial"/>
            <w:color w:val="365F91" w:themeColor="accent1" w:themeShade="BF"/>
            <w:sz w:val="22"/>
            <w:szCs w:val="22"/>
            <w:lang w:eastAsia="fr-FR"/>
          </w:rPr>
          <w:t>du FCP ou le</w:t>
        </w:r>
      </w:ins>
      <w:ins w:id="146" w:author="Hasnaâ BARZALI" w:date="2018-01-17T15:57:00Z">
        <w:r w:rsidR="00577759">
          <w:rPr>
            <w:rFonts w:eastAsia="Times New Roman" w:cs="Arial"/>
            <w:color w:val="365F91" w:themeColor="accent1" w:themeShade="BF"/>
            <w:sz w:val="22"/>
            <w:szCs w:val="22"/>
            <w:lang w:eastAsia="fr-FR"/>
          </w:rPr>
          <w:t>s</w:t>
        </w:r>
      </w:ins>
      <w:ins w:id="147" w:author="Hasnaâ BARZALI" w:date="2018-01-17T15:51:00Z">
        <w:r w:rsidR="00577759">
          <w:rPr>
            <w:rFonts w:eastAsia="Times New Roman" w:cs="Arial"/>
            <w:color w:val="365F91" w:themeColor="accent1" w:themeShade="BF"/>
            <w:sz w:val="22"/>
            <w:szCs w:val="22"/>
            <w:lang w:eastAsia="fr-FR"/>
          </w:rPr>
          <w:t xml:space="preserve"> </w:t>
        </w:r>
      </w:ins>
      <w:ins w:id="148" w:author="Hasnaâ BARZALI" w:date="2018-01-17T15:57:00Z">
        <w:r w:rsidR="00577759">
          <w:rPr>
            <w:rFonts w:eastAsia="Times New Roman" w:cs="Arial"/>
            <w:color w:val="365F91" w:themeColor="accent1" w:themeShade="BF"/>
            <w:sz w:val="22"/>
            <w:szCs w:val="22"/>
            <w:lang w:eastAsia="fr-FR"/>
          </w:rPr>
          <w:t>S</w:t>
        </w:r>
      </w:ins>
      <w:ins w:id="149" w:author="Hasnaâ BARZALI" w:date="2018-01-17T15:51:00Z">
        <w:r w:rsidR="00013839">
          <w:rPr>
            <w:rFonts w:eastAsia="Times New Roman" w:cs="Arial"/>
            <w:color w:val="365F91" w:themeColor="accent1" w:themeShade="BF"/>
            <w:sz w:val="22"/>
            <w:szCs w:val="22"/>
            <w:lang w:eastAsia="fr-FR"/>
          </w:rPr>
          <w:t>tatut</w:t>
        </w:r>
      </w:ins>
      <w:ins w:id="150" w:author="Hasnaâ BARZALI" w:date="2018-01-17T15:58:00Z">
        <w:r w:rsidR="00577759">
          <w:rPr>
            <w:rFonts w:eastAsia="Times New Roman" w:cs="Arial"/>
            <w:color w:val="365F91" w:themeColor="accent1" w:themeShade="BF"/>
            <w:sz w:val="22"/>
            <w:szCs w:val="22"/>
            <w:lang w:eastAsia="fr-FR"/>
          </w:rPr>
          <w:t>s</w:t>
        </w:r>
      </w:ins>
      <w:ins w:id="151" w:author="Hasnaâ BARZALI" w:date="2018-01-17T15:51:00Z">
        <w:r w:rsidR="00013839">
          <w:rPr>
            <w:rFonts w:eastAsia="Times New Roman" w:cs="Arial"/>
            <w:color w:val="365F91" w:themeColor="accent1" w:themeShade="BF"/>
            <w:sz w:val="22"/>
            <w:szCs w:val="22"/>
            <w:lang w:eastAsia="fr-FR"/>
          </w:rPr>
          <w:t xml:space="preserve"> de la SICAV </w:t>
        </w:r>
      </w:ins>
      <w:ins w:id="152" w:author="Hasnaâ BARZALI" w:date="2018-02-05T09:41:00Z">
        <w:r w:rsidR="00C86946">
          <w:rPr>
            <w:rFonts w:eastAsia="Times New Roman" w:cs="Arial"/>
            <w:color w:val="365F91" w:themeColor="accent1" w:themeShade="BF"/>
            <w:sz w:val="22"/>
            <w:szCs w:val="22"/>
            <w:lang w:eastAsia="fr-FR"/>
          </w:rPr>
          <w:t xml:space="preserve"> et </w:t>
        </w:r>
      </w:ins>
      <w:ins w:id="153" w:author="Hasnaâ BARZALI" w:date="2018-01-31T11:36:00Z">
        <w:r w:rsidR="000F596C">
          <w:rPr>
            <w:rFonts w:eastAsia="Times New Roman" w:cs="Arial"/>
            <w:color w:val="365F91" w:themeColor="accent1" w:themeShade="BF"/>
            <w:sz w:val="22"/>
            <w:szCs w:val="22"/>
            <w:lang w:eastAsia="fr-FR"/>
          </w:rPr>
          <w:t xml:space="preserve">la </w:t>
        </w:r>
      </w:ins>
      <w:del w:id="154" w:author="Hasnaâ BARZALI" w:date="2018-01-31T11:36:00Z">
        <w:r w:rsidRPr="000E1DA6" w:rsidDel="000F596C">
          <w:rPr>
            <w:rFonts w:eastAsia="Times New Roman" w:cs="Arial"/>
            <w:color w:val="365F91" w:themeColor="accent1" w:themeShade="BF"/>
            <w:sz w:val="22"/>
            <w:szCs w:val="22"/>
            <w:lang w:eastAsia="fr-FR"/>
          </w:rPr>
          <w:delText>sa</w:delText>
        </w:r>
      </w:del>
      <w:r w:rsidRPr="000E1DA6">
        <w:rPr>
          <w:rFonts w:eastAsia="Times New Roman" w:cs="Arial"/>
          <w:color w:val="365F91" w:themeColor="accent1" w:themeShade="BF"/>
          <w:sz w:val="22"/>
          <w:szCs w:val="22"/>
          <w:lang w:eastAsia="fr-FR"/>
        </w:rPr>
        <w:t xml:space="preserve"> note d’information visé par l’AMMC.</w:t>
      </w:r>
    </w:p>
    <w:p w14:paraId="7608B073" w14:textId="77777777" w:rsidR="00352605" w:rsidRPr="00EA4059" w:rsidRDefault="00352605" w:rsidP="00CC791D">
      <w:pPr>
        <w:pStyle w:val="T2"/>
      </w:pPr>
      <w:bookmarkStart w:id="155" w:name="_Toc505593979"/>
      <w:bookmarkStart w:id="156" w:name="_Toc505595762"/>
      <w:bookmarkStart w:id="157" w:name="_Toc505599977"/>
      <w:r w:rsidRPr="00EA4059">
        <w:t>Qui peut exercer la fonction d’établissement dépositaire ?</w:t>
      </w:r>
      <w:bookmarkEnd w:id="155"/>
      <w:bookmarkEnd w:id="156"/>
      <w:bookmarkEnd w:id="157"/>
    </w:p>
    <w:p w14:paraId="46661FD7" w14:textId="77777777" w:rsidR="003A3D3D" w:rsidRPr="000E1DA6" w:rsidRDefault="00C605C9" w:rsidP="0094370E">
      <w:pPr>
        <w:jc w:val="both"/>
        <w:rPr>
          <w:rFonts w:cs="Arial"/>
          <w:color w:val="365F91" w:themeColor="accent1" w:themeShade="BF"/>
          <w:sz w:val="22"/>
          <w:szCs w:val="22"/>
        </w:rPr>
      </w:pPr>
      <w:r w:rsidRPr="000E1DA6">
        <w:rPr>
          <w:rFonts w:cs="Arial"/>
          <w:color w:val="365F91" w:themeColor="accent1" w:themeShade="BF"/>
          <w:sz w:val="22"/>
          <w:szCs w:val="22"/>
        </w:rPr>
        <w:lastRenderedPageBreak/>
        <w:t>Conformément aux dispositions de l’article 29 de la loi 1-93-213 s</w:t>
      </w:r>
      <w:r w:rsidR="00194DBF" w:rsidRPr="000E1DA6">
        <w:rPr>
          <w:rFonts w:cs="Arial"/>
          <w:color w:val="365F91" w:themeColor="accent1" w:themeShade="BF"/>
          <w:sz w:val="22"/>
          <w:szCs w:val="22"/>
        </w:rPr>
        <w:t>eules peuvent exercer la fonct</w:t>
      </w:r>
      <w:r w:rsidR="003A3D3D" w:rsidRPr="000E1DA6">
        <w:rPr>
          <w:rFonts w:cs="Arial"/>
          <w:color w:val="365F91" w:themeColor="accent1" w:themeShade="BF"/>
          <w:sz w:val="22"/>
          <w:szCs w:val="22"/>
        </w:rPr>
        <w:t xml:space="preserve">ion d’établissement dépositaire </w:t>
      </w:r>
      <w:r w:rsidR="00194DBF" w:rsidRPr="000E1DA6">
        <w:rPr>
          <w:rFonts w:cs="Arial"/>
          <w:color w:val="365F91" w:themeColor="accent1" w:themeShade="BF"/>
          <w:sz w:val="22"/>
          <w:szCs w:val="22"/>
        </w:rPr>
        <w:t xml:space="preserve">les personnes morales ayant leur siège social au Maroc suivantes: </w:t>
      </w:r>
    </w:p>
    <w:p w14:paraId="56E062E1" w14:textId="77777777" w:rsidR="003A3D3D" w:rsidRPr="000E1DA6" w:rsidRDefault="00194DBF" w:rsidP="00143B41">
      <w:pPr>
        <w:pStyle w:val="Paragraphedeliste"/>
        <w:numPr>
          <w:ilvl w:val="0"/>
          <w:numId w:val="3"/>
        </w:numPr>
        <w:jc w:val="both"/>
        <w:rPr>
          <w:rFonts w:cs="Arial"/>
          <w:color w:val="365F91" w:themeColor="accent1" w:themeShade="BF"/>
          <w:sz w:val="22"/>
          <w:szCs w:val="22"/>
        </w:rPr>
      </w:pPr>
      <w:r w:rsidRPr="000E1DA6">
        <w:rPr>
          <w:rFonts w:cs="Arial"/>
          <w:color w:val="365F91" w:themeColor="accent1" w:themeShade="BF"/>
          <w:sz w:val="22"/>
          <w:szCs w:val="22"/>
        </w:rPr>
        <w:t xml:space="preserve">les banques agréées conformément à la législation qui les régit ; </w:t>
      </w:r>
    </w:p>
    <w:p w14:paraId="793E4187" w14:textId="77777777" w:rsidR="003A3D3D" w:rsidRPr="000E1DA6" w:rsidRDefault="00194DBF" w:rsidP="00143B41">
      <w:pPr>
        <w:pStyle w:val="Paragraphedeliste"/>
        <w:numPr>
          <w:ilvl w:val="0"/>
          <w:numId w:val="3"/>
        </w:numPr>
        <w:jc w:val="both"/>
        <w:rPr>
          <w:rFonts w:cs="Arial"/>
          <w:color w:val="365F91" w:themeColor="accent1" w:themeShade="BF"/>
          <w:sz w:val="22"/>
          <w:szCs w:val="22"/>
        </w:rPr>
      </w:pPr>
      <w:r w:rsidRPr="000E1DA6">
        <w:rPr>
          <w:rFonts w:cs="Arial"/>
          <w:color w:val="365F91" w:themeColor="accent1" w:themeShade="BF"/>
          <w:sz w:val="22"/>
          <w:szCs w:val="22"/>
        </w:rPr>
        <w:t xml:space="preserve">la caisse de dépôt et de gestion ; </w:t>
      </w:r>
    </w:p>
    <w:p w14:paraId="6464D88B" w14:textId="77777777" w:rsidR="0015154A" w:rsidRPr="000E1DA6" w:rsidRDefault="00194DBF" w:rsidP="00143B41">
      <w:pPr>
        <w:pStyle w:val="Paragraphedeliste"/>
        <w:numPr>
          <w:ilvl w:val="0"/>
          <w:numId w:val="3"/>
        </w:numPr>
        <w:jc w:val="both"/>
        <w:rPr>
          <w:rFonts w:cs="Arial"/>
          <w:color w:val="365F91" w:themeColor="accent1" w:themeShade="BF"/>
          <w:sz w:val="22"/>
          <w:szCs w:val="22"/>
        </w:rPr>
      </w:pPr>
      <w:r w:rsidRPr="000E1DA6">
        <w:rPr>
          <w:rFonts w:cs="Arial"/>
          <w:color w:val="365F91" w:themeColor="accent1" w:themeShade="BF"/>
          <w:sz w:val="22"/>
          <w:szCs w:val="22"/>
        </w:rPr>
        <w:t xml:space="preserve">et les établissements ayant pour objet le dépôt, le crédit, la garantie, la gestion de fonds ou les opérations d’assurance et de réassurance. </w:t>
      </w:r>
    </w:p>
    <w:p w14:paraId="0BD43A1F" w14:textId="77777777" w:rsidR="006B66C3" w:rsidRPr="000E1DA6" w:rsidRDefault="006B66C3" w:rsidP="000F572A">
      <w:pPr>
        <w:pStyle w:val="Paragraphedeliste"/>
        <w:ind w:left="0"/>
        <w:jc w:val="both"/>
        <w:rPr>
          <w:rFonts w:cs="Arial"/>
          <w:color w:val="365F91" w:themeColor="accent1" w:themeShade="BF"/>
          <w:sz w:val="22"/>
          <w:szCs w:val="22"/>
        </w:rPr>
      </w:pPr>
    </w:p>
    <w:p w14:paraId="67C660C5" w14:textId="77777777" w:rsidR="00194DBF" w:rsidRPr="000E1DA6" w:rsidRDefault="00194DBF" w:rsidP="000F572A">
      <w:pPr>
        <w:pStyle w:val="Paragraphedeliste"/>
        <w:ind w:left="0"/>
        <w:jc w:val="both"/>
        <w:rPr>
          <w:rFonts w:cs="Arial"/>
          <w:color w:val="365F91" w:themeColor="accent1" w:themeShade="BF"/>
          <w:sz w:val="22"/>
          <w:szCs w:val="22"/>
        </w:rPr>
      </w:pPr>
      <w:r w:rsidRPr="000E1DA6">
        <w:rPr>
          <w:rFonts w:cs="Arial"/>
          <w:color w:val="365F91" w:themeColor="accent1" w:themeShade="BF"/>
          <w:sz w:val="22"/>
          <w:szCs w:val="22"/>
        </w:rPr>
        <w:t>Ces établissements doivent figurer sur une liste arrêtée par le ministre ch</w:t>
      </w:r>
      <w:r w:rsidR="003A3D3D" w:rsidRPr="000E1DA6">
        <w:rPr>
          <w:rFonts w:cs="Arial"/>
          <w:color w:val="365F91" w:themeColor="accent1" w:themeShade="BF"/>
          <w:sz w:val="22"/>
          <w:szCs w:val="22"/>
        </w:rPr>
        <w:t>argé des finances, après avis de l’AMMC</w:t>
      </w:r>
      <w:r w:rsidRPr="000E1DA6">
        <w:rPr>
          <w:rFonts w:cs="Arial"/>
          <w:color w:val="365F91" w:themeColor="accent1" w:themeShade="BF"/>
          <w:sz w:val="22"/>
          <w:szCs w:val="22"/>
        </w:rPr>
        <w:t>.</w:t>
      </w:r>
    </w:p>
    <w:p w14:paraId="407B5788" w14:textId="77777777" w:rsidR="008416E8" w:rsidRPr="00070B0C" w:rsidRDefault="008416E8" w:rsidP="00143B41">
      <w:pPr>
        <w:pStyle w:val="T1"/>
        <w:numPr>
          <w:ilvl w:val="0"/>
          <w:numId w:val="6"/>
        </w:numPr>
        <w:outlineLvl w:val="0"/>
        <w:rPr>
          <w:szCs w:val="24"/>
        </w:rPr>
      </w:pPr>
      <w:bookmarkStart w:id="158" w:name="_Toc505593980"/>
      <w:bookmarkStart w:id="159" w:name="_Toc505595763"/>
      <w:bookmarkStart w:id="160" w:name="_Toc505599978"/>
      <w:r w:rsidRPr="00070B0C">
        <w:rPr>
          <w:szCs w:val="24"/>
        </w:rPr>
        <w:t xml:space="preserve">Entrée en relation avec </w:t>
      </w:r>
      <w:r w:rsidR="00CC7DFE" w:rsidRPr="00070B0C">
        <w:rPr>
          <w:szCs w:val="24"/>
        </w:rPr>
        <w:t xml:space="preserve">l’OPCVM ou </w:t>
      </w:r>
      <w:r w:rsidRPr="00070B0C">
        <w:rPr>
          <w:szCs w:val="24"/>
        </w:rPr>
        <w:t>la société de gestion :</w:t>
      </w:r>
      <w:bookmarkEnd w:id="158"/>
      <w:bookmarkEnd w:id="159"/>
      <w:bookmarkEnd w:id="160"/>
    </w:p>
    <w:p w14:paraId="56D9E0CF" w14:textId="77777777" w:rsidR="00053D9D" w:rsidRPr="000E1DA6" w:rsidRDefault="00053D9D" w:rsidP="00F925A1">
      <w:pPr>
        <w:autoSpaceDE w:val="0"/>
        <w:autoSpaceDN w:val="0"/>
        <w:adjustRightInd w:val="0"/>
        <w:spacing w:after="0" w:line="240" w:lineRule="auto"/>
        <w:rPr>
          <w:rFonts w:cs="Arial"/>
          <w:color w:val="365F91" w:themeColor="accent1" w:themeShade="BF"/>
          <w:sz w:val="22"/>
          <w:szCs w:val="22"/>
        </w:rPr>
      </w:pPr>
      <w:r w:rsidRPr="000E1DA6">
        <w:rPr>
          <w:rFonts w:cs="Arial"/>
          <w:color w:val="365F91" w:themeColor="accent1" w:themeShade="BF"/>
          <w:sz w:val="22"/>
          <w:szCs w:val="22"/>
        </w:rPr>
        <w:t>L’entrée en relation de l’établissement dépositaire avec l’OPCVM ou la société de gestion doit être matérialisée</w:t>
      </w:r>
      <w:r w:rsidR="00CC7DFE" w:rsidRPr="000E1DA6">
        <w:rPr>
          <w:rFonts w:cs="Arial"/>
          <w:color w:val="365F91" w:themeColor="accent1" w:themeShade="BF"/>
          <w:sz w:val="22"/>
          <w:szCs w:val="22"/>
        </w:rPr>
        <w:t xml:space="preserve"> par </w:t>
      </w:r>
      <w:r w:rsidRPr="000E1DA6">
        <w:rPr>
          <w:rFonts w:cs="Arial"/>
          <w:color w:val="365F91" w:themeColor="accent1" w:themeShade="BF"/>
          <w:sz w:val="22"/>
          <w:szCs w:val="22"/>
        </w:rPr>
        <w:t>une convention, signée par les deux parties.</w:t>
      </w:r>
    </w:p>
    <w:p w14:paraId="23B5A7E6" w14:textId="3F8E2841" w:rsidR="00BA6557" w:rsidRDefault="00053D9D" w:rsidP="00F925A1">
      <w:pPr>
        <w:autoSpaceDE w:val="0"/>
        <w:autoSpaceDN w:val="0"/>
        <w:adjustRightInd w:val="0"/>
        <w:spacing w:after="0" w:line="240" w:lineRule="auto"/>
        <w:rPr>
          <w:ins w:id="161" w:author="Hasnaâ BARZALI" w:date="2018-02-05T10:03:00Z"/>
          <w:rFonts w:cs="Arial"/>
          <w:color w:val="365F91" w:themeColor="accent1" w:themeShade="BF"/>
          <w:sz w:val="22"/>
          <w:szCs w:val="22"/>
        </w:rPr>
      </w:pPr>
      <w:r w:rsidRPr="000E1DA6">
        <w:rPr>
          <w:rFonts w:cs="Arial"/>
          <w:color w:val="365F91" w:themeColor="accent1" w:themeShade="BF"/>
          <w:sz w:val="22"/>
          <w:szCs w:val="22"/>
        </w:rPr>
        <w:t xml:space="preserve">Cette convention définie les conditions d'exercice de la mission de l'établissement dépositaire de tout OPCVM, elle doit spécifier, notamment : </w:t>
      </w:r>
    </w:p>
    <w:p w14:paraId="4BAB0DD8" w14:textId="77777777" w:rsidR="00BA6557" w:rsidRPr="000E1DA6" w:rsidRDefault="00BA6557" w:rsidP="00F925A1">
      <w:pPr>
        <w:autoSpaceDE w:val="0"/>
        <w:autoSpaceDN w:val="0"/>
        <w:adjustRightInd w:val="0"/>
        <w:spacing w:after="0" w:line="240" w:lineRule="auto"/>
        <w:rPr>
          <w:rFonts w:cs="Arial"/>
          <w:color w:val="365F91" w:themeColor="accent1" w:themeShade="BF"/>
          <w:sz w:val="22"/>
          <w:szCs w:val="22"/>
        </w:rPr>
      </w:pPr>
    </w:p>
    <w:p w14:paraId="2AD399EC" w14:textId="2C20DC48" w:rsidR="00053D9D" w:rsidRPr="000E1DA6" w:rsidRDefault="00053D9D" w:rsidP="00BA6557">
      <w:pPr>
        <w:pStyle w:val="Paragraphedeliste"/>
        <w:numPr>
          <w:ilvl w:val="0"/>
          <w:numId w:val="53"/>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L’identité et la qualité des parties ;</w:t>
      </w:r>
    </w:p>
    <w:p w14:paraId="12C4CF93" w14:textId="77777777" w:rsidR="00053D9D" w:rsidRPr="000E1DA6" w:rsidRDefault="00053D9D" w:rsidP="00BA6557">
      <w:pPr>
        <w:pStyle w:val="Paragraphedeliste"/>
        <w:numPr>
          <w:ilvl w:val="0"/>
          <w:numId w:val="53"/>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 xml:space="preserve">Les obligations de la SICAV ou de </w:t>
      </w:r>
      <w:r w:rsidR="00CC7DFE" w:rsidRPr="000E1DA6">
        <w:rPr>
          <w:rFonts w:cs="Arial"/>
          <w:color w:val="365F91" w:themeColor="accent1" w:themeShade="BF"/>
          <w:sz w:val="22"/>
          <w:szCs w:val="22"/>
        </w:rPr>
        <w:t>la société de gestion</w:t>
      </w:r>
      <w:r w:rsidRPr="000E1DA6">
        <w:rPr>
          <w:rFonts w:cs="Arial"/>
          <w:color w:val="365F91" w:themeColor="accent1" w:themeShade="BF"/>
          <w:sz w:val="22"/>
          <w:szCs w:val="22"/>
        </w:rPr>
        <w:t xml:space="preserve">; </w:t>
      </w:r>
    </w:p>
    <w:p w14:paraId="235BEFE7" w14:textId="77777777" w:rsidR="00053D9D" w:rsidRPr="000E1DA6" w:rsidRDefault="00053D9D" w:rsidP="00BA6557">
      <w:pPr>
        <w:pStyle w:val="Paragraphedeliste"/>
        <w:numPr>
          <w:ilvl w:val="0"/>
          <w:numId w:val="53"/>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 xml:space="preserve">Les obligations de l’établissement dépositaire ; </w:t>
      </w:r>
    </w:p>
    <w:p w14:paraId="190F3EEC" w14:textId="77777777" w:rsidR="00053D9D" w:rsidRPr="000E1DA6" w:rsidRDefault="00053D9D" w:rsidP="00BA6557">
      <w:pPr>
        <w:pStyle w:val="Paragraphedeliste"/>
        <w:numPr>
          <w:ilvl w:val="0"/>
          <w:numId w:val="53"/>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 xml:space="preserve">La rémunération de l’établissement dépositaire ; </w:t>
      </w:r>
    </w:p>
    <w:p w14:paraId="78ED9A94" w14:textId="77777777" w:rsidR="00053D9D" w:rsidRPr="000E1DA6" w:rsidRDefault="00053D9D" w:rsidP="00BA6557">
      <w:pPr>
        <w:pStyle w:val="Paragraphedeliste"/>
        <w:numPr>
          <w:ilvl w:val="0"/>
          <w:numId w:val="53"/>
        </w:numPr>
        <w:autoSpaceDE w:val="0"/>
        <w:autoSpaceDN w:val="0"/>
        <w:adjustRightInd w:val="0"/>
        <w:spacing w:after="0" w:line="240" w:lineRule="auto"/>
        <w:jc w:val="both"/>
        <w:rPr>
          <w:rFonts w:cs="Arial"/>
          <w:color w:val="365F91" w:themeColor="accent1" w:themeShade="BF"/>
          <w:sz w:val="22"/>
          <w:szCs w:val="22"/>
        </w:rPr>
      </w:pPr>
      <w:r w:rsidRPr="000E1DA6">
        <w:rPr>
          <w:rFonts w:cs="Arial"/>
          <w:color w:val="365F91" w:themeColor="accent1" w:themeShade="BF"/>
          <w:sz w:val="22"/>
          <w:szCs w:val="22"/>
        </w:rPr>
        <w:t xml:space="preserve">La description des modalités de communication des informations entre les parties ; </w:t>
      </w:r>
    </w:p>
    <w:p w14:paraId="4E501E78" w14:textId="77777777" w:rsidR="00053D9D" w:rsidRDefault="00053D9D" w:rsidP="00BA6557">
      <w:pPr>
        <w:pStyle w:val="Paragraphedeliste"/>
        <w:numPr>
          <w:ilvl w:val="0"/>
          <w:numId w:val="53"/>
        </w:numPr>
        <w:autoSpaceDE w:val="0"/>
        <w:autoSpaceDN w:val="0"/>
        <w:adjustRightInd w:val="0"/>
        <w:spacing w:after="0" w:line="240" w:lineRule="auto"/>
        <w:jc w:val="both"/>
        <w:rPr>
          <w:ins w:id="162" w:author="Hasnaâ BARZALI" w:date="2018-02-05T10:03:00Z"/>
          <w:rFonts w:cs="Arial"/>
          <w:color w:val="365F91" w:themeColor="accent1" w:themeShade="BF"/>
          <w:sz w:val="22"/>
          <w:szCs w:val="22"/>
        </w:rPr>
      </w:pPr>
      <w:r w:rsidRPr="000E1DA6">
        <w:rPr>
          <w:rFonts w:cs="Arial"/>
          <w:color w:val="365F91" w:themeColor="accent1" w:themeShade="BF"/>
          <w:sz w:val="22"/>
          <w:szCs w:val="22"/>
        </w:rPr>
        <w:t>Les conditions et les modalités de résiliation</w:t>
      </w:r>
      <w:r w:rsidR="00CC7DFE" w:rsidRPr="000E1DA6">
        <w:rPr>
          <w:rFonts w:cs="Arial"/>
          <w:color w:val="365F91" w:themeColor="accent1" w:themeShade="BF"/>
          <w:sz w:val="22"/>
          <w:szCs w:val="22"/>
        </w:rPr>
        <w:t xml:space="preserve">. </w:t>
      </w:r>
    </w:p>
    <w:p w14:paraId="0AF6F7D4" w14:textId="77777777" w:rsidR="00BA6557" w:rsidRPr="000E1DA6" w:rsidRDefault="00BA6557" w:rsidP="00BA6557">
      <w:pPr>
        <w:pStyle w:val="Paragraphedeliste"/>
        <w:autoSpaceDE w:val="0"/>
        <w:autoSpaceDN w:val="0"/>
        <w:adjustRightInd w:val="0"/>
        <w:spacing w:after="0" w:line="240" w:lineRule="auto"/>
        <w:ind w:left="1069"/>
        <w:jc w:val="both"/>
        <w:rPr>
          <w:rFonts w:cs="Arial"/>
          <w:color w:val="365F91" w:themeColor="accent1" w:themeShade="BF"/>
          <w:sz w:val="22"/>
          <w:szCs w:val="22"/>
        </w:rPr>
      </w:pPr>
    </w:p>
    <w:p w14:paraId="72ADC16D" w14:textId="77777777" w:rsidR="00CC7DFE" w:rsidRPr="000E1DA6" w:rsidRDefault="00CC7DFE" w:rsidP="00F925A1">
      <w:pPr>
        <w:autoSpaceDE w:val="0"/>
        <w:autoSpaceDN w:val="0"/>
        <w:adjustRightInd w:val="0"/>
        <w:spacing w:after="0" w:line="240" w:lineRule="auto"/>
        <w:rPr>
          <w:rFonts w:cs="Arial"/>
          <w:color w:val="365F91" w:themeColor="accent1" w:themeShade="BF"/>
          <w:sz w:val="22"/>
          <w:szCs w:val="22"/>
        </w:rPr>
      </w:pPr>
      <w:r w:rsidRPr="000E1DA6">
        <w:rPr>
          <w:rFonts w:cs="Arial"/>
          <w:color w:val="365F91" w:themeColor="accent1" w:themeShade="BF"/>
          <w:sz w:val="22"/>
          <w:szCs w:val="22"/>
        </w:rPr>
        <w:t>Il est à rappeler que cette convention fait partie intégrante du dossier de demande d’agrément de l’OPCVM.</w:t>
      </w:r>
    </w:p>
    <w:p w14:paraId="0EE258A7" w14:textId="77777777" w:rsidR="006B66C3" w:rsidRPr="000E1DA6" w:rsidRDefault="006B66C3" w:rsidP="00F925A1">
      <w:pPr>
        <w:autoSpaceDE w:val="0"/>
        <w:autoSpaceDN w:val="0"/>
        <w:adjustRightInd w:val="0"/>
        <w:spacing w:after="0" w:line="240" w:lineRule="auto"/>
        <w:rPr>
          <w:rFonts w:cs="Arial"/>
          <w:color w:val="365F91" w:themeColor="accent1" w:themeShade="BF"/>
          <w:sz w:val="22"/>
          <w:szCs w:val="22"/>
        </w:rPr>
      </w:pPr>
    </w:p>
    <w:p w14:paraId="1C6FC16E" w14:textId="77777777" w:rsidR="006B66C3" w:rsidRPr="000E1DA6" w:rsidRDefault="006B66C3" w:rsidP="006B66C3">
      <w:pPr>
        <w:autoSpaceDE w:val="0"/>
        <w:autoSpaceDN w:val="0"/>
        <w:adjustRightInd w:val="0"/>
        <w:spacing w:after="0" w:line="240" w:lineRule="auto"/>
        <w:rPr>
          <w:rFonts w:cs="Arial"/>
          <w:color w:val="365F91" w:themeColor="accent1" w:themeShade="BF"/>
          <w:sz w:val="22"/>
          <w:szCs w:val="22"/>
        </w:rPr>
      </w:pPr>
      <w:r w:rsidRPr="000E1DA6">
        <w:rPr>
          <w:rFonts w:cs="Arial"/>
          <w:color w:val="365F91" w:themeColor="accent1" w:themeShade="BF"/>
          <w:sz w:val="22"/>
          <w:szCs w:val="22"/>
        </w:rPr>
        <w:t>Les mentions minimales de la convention entre l’établissement dépositaire / SICAV ou établissement de gestion sont en annexe I du présent guide.</w:t>
      </w:r>
    </w:p>
    <w:p w14:paraId="065C6CBC" w14:textId="77777777" w:rsidR="006B66C3" w:rsidRPr="001364D3" w:rsidRDefault="006B66C3" w:rsidP="00F925A1">
      <w:pPr>
        <w:autoSpaceDE w:val="0"/>
        <w:autoSpaceDN w:val="0"/>
        <w:adjustRightInd w:val="0"/>
        <w:spacing w:after="0" w:line="240" w:lineRule="auto"/>
        <w:rPr>
          <w:rFonts w:cs="Arial"/>
          <w:color w:val="auto"/>
          <w:sz w:val="22"/>
          <w:szCs w:val="22"/>
        </w:rPr>
      </w:pPr>
    </w:p>
    <w:p w14:paraId="22C41E9F" w14:textId="77777777" w:rsidR="00F3544F" w:rsidRPr="00070B0C" w:rsidRDefault="00F3544F" w:rsidP="00143B41">
      <w:pPr>
        <w:pStyle w:val="T1"/>
        <w:numPr>
          <w:ilvl w:val="0"/>
          <w:numId w:val="6"/>
        </w:numPr>
        <w:outlineLvl w:val="0"/>
        <w:rPr>
          <w:szCs w:val="24"/>
        </w:rPr>
      </w:pPr>
      <w:bookmarkStart w:id="163" w:name="_Toc505593981"/>
      <w:bookmarkStart w:id="164" w:name="_Toc505595764"/>
      <w:bookmarkStart w:id="165" w:name="_Toc505599979"/>
      <w:r w:rsidRPr="00070B0C">
        <w:rPr>
          <w:szCs w:val="24"/>
        </w:rPr>
        <w:t>Mission de l’établissement dépositaire :</w:t>
      </w:r>
      <w:bookmarkEnd w:id="163"/>
      <w:bookmarkEnd w:id="164"/>
      <w:bookmarkEnd w:id="165"/>
    </w:p>
    <w:p w14:paraId="58D787B0" w14:textId="5504E28A" w:rsidR="003A69CE" w:rsidRPr="000E1DA6" w:rsidDel="00013839" w:rsidRDefault="003A69CE" w:rsidP="003A69CE">
      <w:pPr>
        <w:autoSpaceDE w:val="0"/>
        <w:autoSpaceDN w:val="0"/>
        <w:adjustRightInd w:val="0"/>
        <w:spacing w:after="0" w:line="240" w:lineRule="auto"/>
        <w:jc w:val="both"/>
        <w:rPr>
          <w:del w:id="166" w:author="Hasnaâ BARZALI" w:date="2018-01-17T15:52:00Z"/>
          <w:rFonts w:cs="Arial"/>
          <w:color w:val="365F91" w:themeColor="accent1" w:themeShade="BF"/>
          <w:sz w:val="22"/>
          <w:szCs w:val="22"/>
        </w:rPr>
      </w:pPr>
      <w:del w:id="167" w:author="Hasnaâ BARZALI" w:date="2018-01-17T15:52:00Z">
        <w:r w:rsidRPr="000E1DA6" w:rsidDel="00013839">
          <w:rPr>
            <w:rFonts w:cs="Arial"/>
            <w:color w:val="365F91" w:themeColor="accent1" w:themeShade="BF"/>
            <w:sz w:val="22"/>
            <w:szCs w:val="22"/>
          </w:rPr>
          <w:delText>Le rôle du dépositaire d’OPCVM commence dès la naissance de l’OPCVM. Il est l’organisme qui sera mentionné dans la note d’information et documents soumis à l’approbation de l’AMMC.</w:delText>
        </w:r>
      </w:del>
    </w:p>
    <w:p w14:paraId="5F7D412E" w14:textId="77777777" w:rsidR="003A69CE" w:rsidRPr="000E1DA6" w:rsidRDefault="003A69CE" w:rsidP="003A69CE">
      <w:pPr>
        <w:autoSpaceDE w:val="0"/>
        <w:autoSpaceDN w:val="0"/>
        <w:adjustRightInd w:val="0"/>
        <w:spacing w:after="0" w:line="240" w:lineRule="auto"/>
        <w:jc w:val="both"/>
        <w:rPr>
          <w:rFonts w:cs="Arial"/>
          <w:color w:val="365F91" w:themeColor="accent1" w:themeShade="BF"/>
          <w:sz w:val="22"/>
          <w:szCs w:val="22"/>
        </w:rPr>
      </w:pPr>
    </w:p>
    <w:p w14:paraId="633A5E2C" w14:textId="29D16396" w:rsidR="002F655A" w:rsidRPr="000E1DA6" w:rsidRDefault="002F655A" w:rsidP="002F655A">
      <w:pPr>
        <w:jc w:val="both"/>
        <w:rPr>
          <w:rFonts w:cs="Arial"/>
          <w:color w:val="365F91" w:themeColor="accent1" w:themeShade="BF"/>
          <w:sz w:val="22"/>
          <w:szCs w:val="22"/>
        </w:rPr>
      </w:pPr>
      <w:r w:rsidRPr="000E1DA6">
        <w:rPr>
          <w:rFonts w:cs="Arial"/>
          <w:color w:val="365F91" w:themeColor="accent1" w:themeShade="BF"/>
          <w:sz w:val="22"/>
          <w:szCs w:val="22"/>
        </w:rPr>
        <w:t xml:space="preserve">Les </w:t>
      </w:r>
      <w:del w:id="168" w:author="Hasnaâ BARZALI" w:date="2018-01-17T15:52:00Z">
        <w:r w:rsidRPr="000E1DA6" w:rsidDel="00097F2E">
          <w:rPr>
            <w:rFonts w:cs="Arial"/>
            <w:color w:val="365F91" w:themeColor="accent1" w:themeShade="BF"/>
            <w:sz w:val="22"/>
            <w:szCs w:val="22"/>
          </w:rPr>
          <w:delText xml:space="preserve">missions </w:delText>
        </w:r>
      </w:del>
      <w:r w:rsidRPr="000E1DA6">
        <w:rPr>
          <w:rFonts w:cs="Arial"/>
          <w:color w:val="365F91" w:themeColor="accent1" w:themeShade="BF"/>
          <w:sz w:val="22"/>
          <w:szCs w:val="22"/>
        </w:rPr>
        <w:t xml:space="preserve">principales </w:t>
      </w:r>
      <w:ins w:id="169" w:author="Hasnaâ BARZALI" w:date="2018-01-17T15:52:00Z">
        <w:r w:rsidR="00097F2E" w:rsidRPr="000E1DA6">
          <w:rPr>
            <w:rFonts w:cs="Arial"/>
            <w:color w:val="365F91" w:themeColor="accent1" w:themeShade="BF"/>
            <w:sz w:val="22"/>
            <w:szCs w:val="22"/>
          </w:rPr>
          <w:t xml:space="preserve">missions </w:t>
        </w:r>
      </w:ins>
      <w:r w:rsidRPr="000E1DA6">
        <w:rPr>
          <w:rFonts w:cs="Arial"/>
          <w:color w:val="365F91" w:themeColor="accent1" w:themeShade="BF"/>
          <w:sz w:val="22"/>
          <w:szCs w:val="22"/>
        </w:rPr>
        <w:t>du Dépositaire d’OPCVM sont:</w:t>
      </w:r>
    </w:p>
    <w:p w14:paraId="513B9D5E" w14:textId="77777777" w:rsidR="002F655A" w:rsidRPr="000E1DA6" w:rsidRDefault="002F655A" w:rsidP="00143B41">
      <w:pPr>
        <w:pStyle w:val="Paragraphedeliste"/>
        <w:numPr>
          <w:ilvl w:val="0"/>
          <w:numId w:val="2"/>
        </w:numPr>
        <w:jc w:val="both"/>
        <w:rPr>
          <w:rFonts w:cs="Arial"/>
          <w:color w:val="365F91" w:themeColor="accent1" w:themeShade="BF"/>
          <w:sz w:val="22"/>
          <w:szCs w:val="22"/>
        </w:rPr>
      </w:pPr>
      <w:r w:rsidRPr="000E1DA6">
        <w:rPr>
          <w:rFonts w:cs="Arial"/>
          <w:color w:val="365F91" w:themeColor="accent1" w:themeShade="BF"/>
          <w:sz w:val="22"/>
          <w:szCs w:val="22"/>
        </w:rPr>
        <w:t>La Conservation</w:t>
      </w:r>
      <w:r w:rsidR="007D3638" w:rsidRPr="000E1DA6">
        <w:rPr>
          <w:rFonts w:cs="Arial"/>
          <w:color w:val="365F91" w:themeColor="accent1" w:themeShade="BF"/>
          <w:sz w:val="22"/>
          <w:szCs w:val="22"/>
        </w:rPr>
        <w:t xml:space="preserve"> des actifs ;</w:t>
      </w:r>
    </w:p>
    <w:p w14:paraId="771101C0" w14:textId="77777777" w:rsidR="002F655A" w:rsidRPr="000E1DA6" w:rsidRDefault="002F655A" w:rsidP="00143B41">
      <w:pPr>
        <w:pStyle w:val="Paragraphedeliste"/>
        <w:numPr>
          <w:ilvl w:val="0"/>
          <w:numId w:val="2"/>
        </w:numPr>
        <w:jc w:val="both"/>
        <w:rPr>
          <w:rFonts w:cs="Arial"/>
          <w:color w:val="365F91" w:themeColor="accent1" w:themeShade="BF"/>
          <w:sz w:val="22"/>
          <w:szCs w:val="22"/>
        </w:rPr>
      </w:pPr>
      <w:r w:rsidRPr="000E1DA6">
        <w:rPr>
          <w:rFonts w:cs="Arial"/>
          <w:color w:val="365F91" w:themeColor="accent1" w:themeShade="BF"/>
          <w:sz w:val="22"/>
          <w:szCs w:val="22"/>
        </w:rPr>
        <w:t>L’exécution des instructions de l’OPCVM ou de la Société de Gestion</w:t>
      </w:r>
      <w:r w:rsidR="007D3638" w:rsidRPr="000E1DA6">
        <w:rPr>
          <w:rFonts w:cs="Arial"/>
          <w:color w:val="365F91" w:themeColor="accent1" w:themeShade="BF"/>
          <w:sz w:val="22"/>
          <w:szCs w:val="22"/>
        </w:rPr>
        <w:t> ;</w:t>
      </w:r>
    </w:p>
    <w:p w14:paraId="627D2473" w14:textId="77777777" w:rsidR="002F655A" w:rsidRPr="000E1DA6" w:rsidRDefault="002F655A" w:rsidP="00143B41">
      <w:pPr>
        <w:pStyle w:val="Paragraphedeliste"/>
        <w:numPr>
          <w:ilvl w:val="0"/>
          <w:numId w:val="2"/>
        </w:numPr>
        <w:jc w:val="both"/>
        <w:rPr>
          <w:rFonts w:cs="Arial"/>
          <w:color w:val="365F91" w:themeColor="accent1" w:themeShade="BF"/>
          <w:sz w:val="22"/>
          <w:szCs w:val="22"/>
        </w:rPr>
      </w:pPr>
      <w:r w:rsidRPr="000E1DA6">
        <w:rPr>
          <w:rFonts w:cs="Arial"/>
          <w:color w:val="365F91" w:themeColor="accent1" w:themeShade="BF"/>
          <w:sz w:val="22"/>
          <w:szCs w:val="22"/>
        </w:rPr>
        <w:t xml:space="preserve">Le contrôle de la régularité des décisions de gestion prises par </w:t>
      </w:r>
      <w:r w:rsidR="007D3638" w:rsidRPr="000E1DA6">
        <w:rPr>
          <w:rFonts w:cs="Arial"/>
          <w:color w:val="365F91" w:themeColor="accent1" w:themeShade="BF"/>
          <w:sz w:val="22"/>
          <w:szCs w:val="22"/>
        </w:rPr>
        <w:t xml:space="preserve">l’OPCVM ou </w:t>
      </w:r>
      <w:r w:rsidRPr="000E1DA6">
        <w:rPr>
          <w:rFonts w:cs="Arial"/>
          <w:color w:val="365F91" w:themeColor="accent1" w:themeShade="BF"/>
          <w:sz w:val="22"/>
          <w:szCs w:val="22"/>
        </w:rPr>
        <w:t>la société de gestion</w:t>
      </w:r>
      <w:r w:rsidR="007D3638" w:rsidRPr="000E1DA6">
        <w:rPr>
          <w:rFonts w:cs="Arial"/>
          <w:color w:val="365F91" w:themeColor="accent1" w:themeShade="BF"/>
          <w:sz w:val="22"/>
          <w:szCs w:val="22"/>
        </w:rPr>
        <w:t> ;</w:t>
      </w:r>
    </w:p>
    <w:p w14:paraId="75EC39CC" w14:textId="2328CFD8" w:rsidR="002F655A" w:rsidRPr="000E1DA6" w:rsidRDefault="002F655A" w:rsidP="002F655A">
      <w:pPr>
        <w:jc w:val="both"/>
        <w:rPr>
          <w:rFonts w:cs="Arial"/>
          <w:color w:val="365F91" w:themeColor="accent1" w:themeShade="BF"/>
          <w:sz w:val="22"/>
          <w:szCs w:val="22"/>
        </w:rPr>
      </w:pPr>
      <w:r w:rsidRPr="000E1DA6">
        <w:rPr>
          <w:rFonts w:cs="Arial"/>
          <w:color w:val="365F91" w:themeColor="accent1" w:themeShade="BF"/>
          <w:sz w:val="22"/>
          <w:szCs w:val="22"/>
        </w:rPr>
        <w:t>En outre, </w:t>
      </w:r>
      <w:r w:rsidRPr="000E1DA6">
        <w:rPr>
          <w:rFonts w:cs="Arial"/>
          <w:bCs/>
          <w:color w:val="365F91" w:themeColor="accent1" w:themeShade="BF"/>
          <w:sz w:val="22"/>
          <w:szCs w:val="22"/>
        </w:rPr>
        <w:t xml:space="preserve">le dépositaire exerce </w:t>
      </w:r>
      <w:del w:id="170" w:author="ZNIBER Mohammed Elarabi" w:date="2018-02-28T10:04:00Z">
        <w:r w:rsidRPr="000E1DA6" w:rsidDel="00C0339F">
          <w:rPr>
            <w:rFonts w:cs="Arial"/>
            <w:bCs/>
            <w:color w:val="365F91" w:themeColor="accent1" w:themeShade="BF"/>
            <w:sz w:val="22"/>
            <w:szCs w:val="22"/>
          </w:rPr>
          <w:delText>g</w:delText>
        </w:r>
      </w:del>
      <w:del w:id="171" w:author="Hasnaâ BARZALI" w:date="2018-01-10T15:40:00Z">
        <w:r w:rsidRPr="000E1DA6" w:rsidDel="00D5655E">
          <w:rPr>
            <w:rFonts w:cs="Arial"/>
            <w:bCs/>
            <w:color w:val="365F91" w:themeColor="accent1" w:themeShade="BF"/>
            <w:sz w:val="22"/>
            <w:szCs w:val="22"/>
          </w:rPr>
          <w:delText>énéralement</w:delText>
        </w:r>
      </w:del>
      <w:r w:rsidRPr="000E1DA6">
        <w:rPr>
          <w:rFonts w:cs="Arial"/>
          <w:bCs/>
          <w:color w:val="365F91" w:themeColor="accent1" w:themeShade="BF"/>
          <w:sz w:val="22"/>
          <w:szCs w:val="22"/>
        </w:rPr>
        <w:t xml:space="preserve"> des tâches de gestion du passif</w:t>
      </w:r>
      <w:r w:rsidRPr="000E1DA6">
        <w:rPr>
          <w:rFonts w:cs="Arial"/>
          <w:color w:val="365F91" w:themeColor="accent1" w:themeShade="BF"/>
          <w:sz w:val="22"/>
          <w:szCs w:val="22"/>
        </w:rPr>
        <w:t> pour le compte de l’OPCVM.</w:t>
      </w:r>
    </w:p>
    <w:p w14:paraId="02724824" w14:textId="77777777" w:rsidR="002F655A" w:rsidRPr="000E1DA6" w:rsidRDefault="002F655A" w:rsidP="002F655A">
      <w:pPr>
        <w:jc w:val="both"/>
        <w:rPr>
          <w:rFonts w:cs="Arial"/>
          <w:color w:val="365F91" w:themeColor="accent1" w:themeShade="BF"/>
          <w:sz w:val="22"/>
          <w:szCs w:val="22"/>
        </w:rPr>
      </w:pPr>
      <w:r w:rsidRPr="000E1DA6">
        <w:rPr>
          <w:rFonts w:cs="Arial"/>
          <w:color w:val="365F91" w:themeColor="accent1" w:themeShade="BF"/>
          <w:sz w:val="22"/>
          <w:szCs w:val="22"/>
        </w:rPr>
        <w:t>En effet, la gestion du passif correspond principalement à centraliser tous les ordres de souscription et de rachat de parts ou d’actions d’OPCVM.</w:t>
      </w:r>
    </w:p>
    <w:p w14:paraId="75463875" w14:textId="77777777" w:rsidR="003A3D3D" w:rsidRPr="00EA4059" w:rsidRDefault="003A3D3D" w:rsidP="00CC791D">
      <w:pPr>
        <w:pStyle w:val="T2"/>
      </w:pPr>
      <w:bookmarkStart w:id="172" w:name="_Toc505593982"/>
      <w:bookmarkStart w:id="173" w:name="_Toc505595765"/>
      <w:bookmarkStart w:id="174" w:name="_Toc505599980"/>
      <w:r w:rsidRPr="00EA4059">
        <w:t>Moyens de l’établissement dépositaire</w:t>
      </w:r>
      <w:bookmarkEnd w:id="172"/>
      <w:bookmarkEnd w:id="173"/>
      <w:bookmarkEnd w:id="174"/>
    </w:p>
    <w:p w14:paraId="21F0E73B" w14:textId="77777777" w:rsidR="003A3D3D" w:rsidRPr="00070B0C" w:rsidRDefault="002F655A" w:rsidP="0094370E">
      <w:pPr>
        <w:jc w:val="both"/>
        <w:rPr>
          <w:rFonts w:cs="Arial"/>
          <w:sz w:val="22"/>
          <w:szCs w:val="22"/>
        </w:rPr>
      </w:pPr>
      <w:r w:rsidRPr="000E1DA6">
        <w:rPr>
          <w:rFonts w:cs="Arial"/>
          <w:color w:val="365F91" w:themeColor="accent1" w:themeShade="BF"/>
          <w:sz w:val="22"/>
          <w:szCs w:val="22"/>
        </w:rPr>
        <w:lastRenderedPageBreak/>
        <w:t>L</w:t>
      </w:r>
      <w:r w:rsidR="003A3D3D" w:rsidRPr="000E1DA6">
        <w:rPr>
          <w:rFonts w:cs="Arial"/>
          <w:color w:val="365F91" w:themeColor="accent1" w:themeShade="BF"/>
          <w:sz w:val="22"/>
          <w:szCs w:val="22"/>
        </w:rPr>
        <w:t xml:space="preserve">’établissement dépositaire doit se doter de </w:t>
      </w:r>
      <w:r w:rsidR="003A3D3D" w:rsidRPr="00070B0C">
        <w:rPr>
          <w:rFonts w:cs="Arial"/>
          <w:color w:val="0070C0"/>
          <w:sz w:val="22"/>
          <w:szCs w:val="22"/>
        </w:rPr>
        <w:t xml:space="preserve">moyens humains et techniques suffisants </w:t>
      </w:r>
      <w:r w:rsidR="003A3D3D" w:rsidRPr="000E1DA6">
        <w:rPr>
          <w:rFonts w:cs="Arial"/>
          <w:color w:val="365F91" w:themeColor="accent1" w:themeShade="BF"/>
          <w:sz w:val="22"/>
          <w:szCs w:val="22"/>
        </w:rPr>
        <w:t xml:space="preserve">ainsi que d’une </w:t>
      </w:r>
      <w:r w:rsidR="003A3D3D" w:rsidRPr="00070B0C">
        <w:rPr>
          <w:rFonts w:cs="Arial"/>
          <w:color w:val="0070C0"/>
          <w:sz w:val="22"/>
          <w:szCs w:val="22"/>
        </w:rPr>
        <w:t>organisation</w:t>
      </w:r>
      <w:r w:rsidR="003A3D3D" w:rsidRPr="00070B0C">
        <w:rPr>
          <w:rFonts w:cs="Arial"/>
          <w:sz w:val="22"/>
          <w:szCs w:val="22"/>
        </w:rPr>
        <w:t xml:space="preserve"> </w:t>
      </w:r>
      <w:r w:rsidR="003A3D3D" w:rsidRPr="000E1DA6">
        <w:rPr>
          <w:rFonts w:cs="Arial"/>
          <w:color w:val="365F91" w:themeColor="accent1" w:themeShade="BF"/>
          <w:sz w:val="22"/>
          <w:szCs w:val="22"/>
        </w:rPr>
        <w:t xml:space="preserve">lui permettant de remplir ses missions dans les meilleures conditions. </w:t>
      </w:r>
    </w:p>
    <w:p w14:paraId="31E37D41" w14:textId="77777777" w:rsidR="003A3D3D" w:rsidRPr="000E1DA6" w:rsidRDefault="002F655A" w:rsidP="0094370E">
      <w:pPr>
        <w:jc w:val="both"/>
        <w:rPr>
          <w:rFonts w:cs="Arial"/>
          <w:color w:val="365F91" w:themeColor="accent1" w:themeShade="BF"/>
          <w:sz w:val="22"/>
          <w:szCs w:val="22"/>
        </w:rPr>
      </w:pPr>
      <w:r w:rsidRPr="000E1DA6">
        <w:rPr>
          <w:rFonts w:cs="Arial"/>
          <w:color w:val="365F91" w:themeColor="accent1" w:themeShade="BF"/>
          <w:sz w:val="22"/>
          <w:szCs w:val="22"/>
        </w:rPr>
        <w:t>Il</w:t>
      </w:r>
      <w:r w:rsidR="003A3D3D" w:rsidRPr="00070B0C">
        <w:rPr>
          <w:rFonts w:cs="Arial"/>
          <w:sz w:val="22"/>
          <w:szCs w:val="22"/>
        </w:rPr>
        <w:t xml:space="preserve"> </w:t>
      </w:r>
      <w:r w:rsidR="003A3D3D" w:rsidRPr="00070B0C">
        <w:rPr>
          <w:rFonts w:cs="Arial"/>
          <w:color w:val="0070C0"/>
          <w:sz w:val="22"/>
          <w:szCs w:val="22"/>
        </w:rPr>
        <w:t>élabore</w:t>
      </w:r>
      <w:r w:rsidR="005638D9" w:rsidRPr="00070B0C">
        <w:rPr>
          <w:rFonts w:cs="Arial"/>
          <w:color w:val="0070C0"/>
          <w:sz w:val="22"/>
          <w:szCs w:val="22"/>
        </w:rPr>
        <w:t>, et actualise</w:t>
      </w:r>
      <w:r w:rsidR="005638D9" w:rsidRPr="00070B0C">
        <w:rPr>
          <w:rFonts w:cs="Arial"/>
          <w:color w:val="365F91" w:themeColor="accent1" w:themeShade="BF"/>
          <w:sz w:val="22"/>
          <w:szCs w:val="22"/>
        </w:rPr>
        <w:t xml:space="preserve"> </w:t>
      </w:r>
      <w:r w:rsidR="005638D9" w:rsidRPr="000E1DA6">
        <w:rPr>
          <w:rFonts w:cs="Arial"/>
          <w:color w:val="365F91" w:themeColor="accent1" w:themeShade="BF"/>
          <w:sz w:val="22"/>
          <w:szCs w:val="22"/>
        </w:rPr>
        <w:t>régulièrement,</w:t>
      </w:r>
      <w:r w:rsidR="003A3D3D" w:rsidRPr="000E1DA6">
        <w:rPr>
          <w:rFonts w:cs="Arial"/>
          <w:color w:val="365F91" w:themeColor="accent1" w:themeShade="BF"/>
          <w:sz w:val="22"/>
          <w:szCs w:val="22"/>
        </w:rPr>
        <w:t xml:space="preserve"> un </w:t>
      </w:r>
      <w:r w:rsidR="003A3D3D" w:rsidRPr="00070B0C">
        <w:rPr>
          <w:rFonts w:cs="Arial"/>
          <w:color w:val="0070C0"/>
          <w:sz w:val="22"/>
          <w:szCs w:val="22"/>
        </w:rPr>
        <w:t xml:space="preserve">manuel des procédures </w:t>
      </w:r>
      <w:r w:rsidR="003A3D3D" w:rsidRPr="000E1DA6">
        <w:rPr>
          <w:rFonts w:cs="Arial"/>
          <w:color w:val="365F91" w:themeColor="accent1" w:themeShade="BF"/>
          <w:sz w:val="22"/>
          <w:szCs w:val="22"/>
        </w:rPr>
        <w:t>fixant les règles de fonctionnement nécessaires à l’accomplissement de sa mission</w:t>
      </w:r>
      <w:r w:rsidR="00CC4828" w:rsidRPr="000E1DA6">
        <w:rPr>
          <w:rFonts w:cs="Arial"/>
          <w:color w:val="365F91" w:themeColor="accent1" w:themeShade="BF"/>
          <w:sz w:val="22"/>
          <w:szCs w:val="22"/>
        </w:rPr>
        <w:t xml:space="preserve"> telle que spécifiées dans la circulaire de l’AMMC. </w:t>
      </w:r>
    </w:p>
    <w:p w14:paraId="7F48F0A4" w14:textId="77777777" w:rsidR="00CC4828" w:rsidRPr="000E1DA6" w:rsidRDefault="003A3D3D" w:rsidP="00143B41">
      <w:pPr>
        <w:pStyle w:val="Paragraphedeliste"/>
        <w:numPr>
          <w:ilvl w:val="0"/>
          <w:numId w:val="4"/>
        </w:numPr>
        <w:jc w:val="both"/>
        <w:rPr>
          <w:rFonts w:cs="Arial"/>
          <w:color w:val="365F91" w:themeColor="accent1" w:themeShade="BF"/>
          <w:sz w:val="22"/>
          <w:szCs w:val="22"/>
        </w:rPr>
      </w:pPr>
      <w:r w:rsidRPr="000E1DA6">
        <w:rPr>
          <w:rFonts w:cs="Arial"/>
          <w:color w:val="365F91" w:themeColor="accent1" w:themeShade="BF"/>
          <w:sz w:val="22"/>
          <w:szCs w:val="22"/>
        </w:rPr>
        <w:t xml:space="preserve">Le manuel des procédures doit </w:t>
      </w:r>
      <w:r w:rsidR="00CC4828" w:rsidRPr="000E1DA6">
        <w:rPr>
          <w:rFonts w:cs="Arial"/>
          <w:color w:val="365F91" w:themeColor="accent1" w:themeShade="BF"/>
          <w:sz w:val="22"/>
          <w:szCs w:val="22"/>
        </w:rPr>
        <w:t>clairement définir :</w:t>
      </w:r>
    </w:p>
    <w:p w14:paraId="2C44AF1A" w14:textId="77777777" w:rsidR="00CC4828" w:rsidRPr="000E1DA6" w:rsidRDefault="005638D9" w:rsidP="00143B41">
      <w:pPr>
        <w:pStyle w:val="Paragraphedeliste"/>
        <w:numPr>
          <w:ilvl w:val="0"/>
          <w:numId w:val="4"/>
        </w:numPr>
        <w:jc w:val="both"/>
        <w:rPr>
          <w:rFonts w:cs="Arial"/>
          <w:color w:val="365F91" w:themeColor="accent1" w:themeShade="BF"/>
          <w:sz w:val="22"/>
          <w:szCs w:val="22"/>
        </w:rPr>
      </w:pPr>
      <w:r w:rsidRPr="000E1DA6">
        <w:rPr>
          <w:rFonts w:cs="Arial"/>
          <w:color w:val="365F91" w:themeColor="accent1" w:themeShade="BF"/>
          <w:sz w:val="22"/>
          <w:szCs w:val="22"/>
        </w:rPr>
        <w:t>Les types</w:t>
      </w:r>
      <w:r w:rsidR="00CC4828" w:rsidRPr="000E1DA6">
        <w:rPr>
          <w:rFonts w:cs="Arial"/>
          <w:color w:val="365F91" w:themeColor="accent1" w:themeShade="BF"/>
          <w:sz w:val="22"/>
          <w:szCs w:val="22"/>
        </w:rPr>
        <w:t xml:space="preserve"> de contrôle </w:t>
      </w:r>
      <w:r w:rsidRPr="000E1DA6">
        <w:rPr>
          <w:rFonts w:cs="Arial"/>
          <w:color w:val="365F91" w:themeColor="accent1" w:themeShade="BF"/>
          <w:sz w:val="22"/>
          <w:szCs w:val="22"/>
        </w:rPr>
        <w:t>à effectuer ;</w:t>
      </w:r>
    </w:p>
    <w:p w14:paraId="61FE4518" w14:textId="77777777" w:rsidR="00CC4828" w:rsidRPr="000E1DA6" w:rsidRDefault="003A3D3D" w:rsidP="00143B41">
      <w:pPr>
        <w:pStyle w:val="Paragraphedeliste"/>
        <w:numPr>
          <w:ilvl w:val="0"/>
          <w:numId w:val="4"/>
        </w:numPr>
        <w:jc w:val="both"/>
        <w:rPr>
          <w:rFonts w:cs="Arial"/>
          <w:color w:val="365F91" w:themeColor="accent1" w:themeShade="BF"/>
          <w:sz w:val="22"/>
          <w:szCs w:val="22"/>
        </w:rPr>
      </w:pPr>
      <w:r w:rsidRPr="000E1DA6">
        <w:rPr>
          <w:rFonts w:cs="Arial"/>
          <w:color w:val="365F91" w:themeColor="accent1" w:themeShade="BF"/>
          <w:sz w:val="22"/>
          <w:szCs w:val="22"/>
        </w:rPr>
        <w:t>Les procédures relatives à chaque type de contrôle</w:t>
      </w:r>
      <w:r w:rsidR="00CC4828" w:rsidRPr="000E1DA6">
        <w:rPr>
          <w:rFonts w:cs="Arial"/>
          <w:color w:val="365F91" w:themeColor="accent1" w:themeShade="BF"/>
          <w:sz w:val="22"/>
          <w:szCs w:val="22"/>
        </w:rPr>
        <w:t> ;</w:t>
      </w:r>
    </w:p>
    <w:p w14:paraId="72ADA2F3" w14:textId="77777777" w:rsidR="00CC4828" w:rsidRPr="000E1DA6" w:rsidRDefault="00CC4828" w:rsidP="00143B41">
      <w:pPr>
        <w:pStyle w:val="Paragraphedeliste"/>
        <w:numPr>
          <w:ilvl w:val="0"/>
          <w:numId w:val="4"/>
        </w:numPr>
        <w:jc w:val="both"/>
        <w:rPr>
          <w:rFonts w:cs="Arial"/>
          <w:color w:val="365F91" w:themeColor="accent1" w:themeShade="BF"/>
          <w:sz w:val="22"/>
          <w:szCs w:val="22"/>
        </w:rPr>
      </w:pPr>
      <w:r w:rsidRPr="000E1DA6">
        <w:rPr>
          <w:rFonts w:cs="Arial"/>
          <w:color w:val="365F91" w:themeColor="accent1" w:themeShade="BF"/>
          <w:sz w:val="22"/>
          <w:szCs w:val="22"/>
        </w:rPr>
        <w:t xml:space="preserve">La fréquence de contrôle, </w:t>
      </w:r>
    </w:p>
    <w:p w14:paraId="0A514070" w14:textId="77777777" w:rsidR="005638D9" w:rsidRPr="000E1DA6" w:rsidRDefault="005638D9" w:rsidP="00143B41">
      <w:pPr>
        <w:pStyle w:val="Paragraphedeliste"/>
        <w:numPr>
          <w:ilvl w:val="0"/>
          <w:numId w:val="4"/>
        </w:numPr>
        <w:jc w:val="both"/>
        <w:rPr>
          <w:rFonts w:cs="Arial"/>
          <w:color w:val="365F91" w:themeColor="accent1" w:themeShade="BF"/>
          <w:sz w:val="22"/>
          <w:szCs w:val="22"/>
        </w:rPr>
      </w:pPr>
      <w:r w:rsidRPr="000E1DA6">
        <w:rPr>
          <w:rFonts w:cs="Arial"/>
          <w:color w:val="365F91" w:themeColor="accent1" w:themeShade="BF"/>
          <w:sz w:val="22"/>
          <w:szCs w:val="22"/>
        </w:rPr>
        <w:t>Les procédures</w:t>
      </w:r>
      <w:r w:rsidR="00CC4828" w:rsidRPr="000E1DA6">
        <w:rPr>
          <w:rFonts w:cs="Arial"/>
          <w:color w:val="365F91" w:themeColor="accent1" w:themeShade="BF"/>
          <w:sz w:val="22"/>
          <w:szCs w:val="22"/>
        </w:rPr>
        <w:t xml:space="preserve"> de correction des anomalies</w:t>
      </w:r>
    </w:p>
    <w:p w14:paraId="6A21BB69" w14:textId="77777777" w:rsidR="002D736D" w:rsidRPr="000E1DA6" w:rsidRDefault="003A3D3D" w:rsidP="00143B41">
      <w:pPr>
        <w:pStyle w:val="Paragraphedeliste"/>
        <w:numPr>
          <w:ilvl w:val="0"/>
          <w:numId w:val="4"/>
        </w:numPr>
        <w:jc w:val="both"/>
        <w:rPr>
          <w:rFonts w:cs="Arial"/>
          <w:color w:val="365F91" w:themeColor="accent1" w:themeShade="BF"/>
          <w:sz w:val="22"/>
          <w:szCs w:val="22"/>
        </w:rPr>
      </w:pPr>
      <w:r w:rsidRPr="000E1DA6">
        <w:rPr>
          <w:rFonts w:cs="Arial"/>
          <w:color w:val="365F91" w:themeColor="accent1" w:themeShade="BF"/>
          <w:sz w:val="22"/>
          <w:szCs w:val="22"/>
        </w:rPr>
        <w:t xml:space="preserve">Les procédures d’archivage de la correspondance en matière de contrôle. </w:t>
      </w:r>
    </w:p>
    <w:p w14:paraId="2B1FAA39" w14:textId="71FAC034" w:rsidR="001E6CD4" w:rsidRPr="00D354B3" w:rsidRDefault="00C8036B" w:rsidP="004A6484">
      <w:pPr>
        <w:pStyle w:val="T2"/>
      </w:pPr>
      <w:bookmarkStart w:id="175" w:name="_Toc505593983"/>
      <w:bookmarkStart w:id="176" w:name="_Toc505595766"/>
      <w:bookmarkStart w:id="177" w:name="_Toc505599981"/>
      <w:r w:rsidRPr="004A6484">
        <w:t>Conservation</w:t>
      </w:r>
      <w:r w:rsidRPr="00D354B3">
        <w:t xml:space="preserve"> </w:t>
      </w:r>
      <w:ins w:id="178" w:author="Hasnaâ BARZALI" w:date="2018-01-18T11:02:00Z">
        <w:r w:rsidR="004333CB" w:rsidRPr="00D354B3">
          <w:t xml:space="preserve">et  </w:t>
        </w:r>
        <w:r w:rsidR="004333CB" w:rsidRPr="00CC791D">
          <w:t>tenue</w:t>
        </w:r>
        <w:r w:rsidR="004333CB" w:rsidRPr="00D354B3">
          <w:t xml:space="preserve"> de position  </w:t>
        </w:r>
      </w:ins>
      <w:r w:rsidRPr="00D354B3">
        <w:t>des Actifs de l’OPCVM</w:t>
      </w:r>
      <w:ins w:id="179" w:author="Hasnaâ BARZALI" w:date="2018-01-17T15:52:00Z">
        <w:r w:rsidR="00097F2E" w:rsidRPr="00D354B3">
          <w:t>:</w:t>
        </w:r>
      </w:ins>
      <w:bookmarkEnd w:id="175"/>
      <w:bookmarkEnd w:id="176"/>
      <w:bookmarkEnd w:id="177"/>
    </w:p>
    <w:p w14:paraId="78D228F1" w14:textId="77777777" w:rsidR="005601DC" w:rsidRPr="000E1DA6" w:rsidRDefault="001821D1" w:rsidP="005601DC">
      <w:pPr>
        <w:jc w:val="both"/>
        <w:rPr>
          <w:rFonts w:cs="Arial"/>
          <w:color w:val="365F91" w:themeColor="accent1" w:themeShade="BF"/>
          <w:sz w:val="22"/>
          <w:szCs w:val="22"/>
          <w:shd w:val="clear" w:color="auto" w:fill="FFFFFF"/>
        </w:rPr>
      </w:pPr>
      <w:r w:rsidRPr="000E1DA6">
        <w:rPr>
          <w:rFonts w:cs="Arial"/>
          <w:color w:val="365F91" w:themeColor="accent1" w:themeShade="BF"/>
          <w:sz w:val="22"/>
          <w:szCs w:val="22"/>
          <w:shd w:val="clear" w:color="auto" w:fill="FFFFFF"/>
        </w:rPr>
        <w:t xml:space="preserve">La conservation des </w:t>
      </w:r>
      <w:r w:rsidR="005601DC" w:rsidRPr="000E1DA6">
        <w:rPr>
          <w:rFonts w:cs="Arial"/>
          <w:color w:val="365F91" w:themeColor="accent1" w:themeShade="BF"/>
          <w:sz w:val="22"/>
          <w:szCs w:val="22"/>
          <w:shd w:val="clear" w:color="auto" w:fill="FFFFFF"/>
        </w:rPr>
        <w:t>actifs</w:t>
      </w:r>
      <w:r w:rsidRPr="000E1DA6">
        <w:rPr>
          <w:rFonts w:cs="Arial"/>
          <w:color w:val="365F91" w:themeColor="accent1" w:themeShade="BF"/>
          <w:sz w:val="22"/>
          <w:szCs w:val="22"/>
          <w:shd w:val="clear" w:color="auto" w:fill="FFFFFF"/>
        </w:rPr>
        <w:t xml:space="preserve"> consiste à mettre en place des infrastructures qui garantissent dans un environnement sécurisé, le dépôt, la restitution et la conservation de la valeur des actifs déposés. La conservation des titres implique de recevoir les titres entrants, d'exécuter les livraisons ou de traiter des opérations telles que les encaissements de coupons ou les remboursements d'obligations.</w:t>
      </w:r>
    </w:p>
    <w:p w14:paraId="31799665" w14:textId="77777777" w:rsidR="00C8036B" w:rsidRPr="00D21071" w:rsidRDefault="00C8036B" w:rsidP="004A6484">
      <w:pPr>
        <w:pStyle w:val="T3"/>
      </w:pPr>
      <w:r w:rsidRPr="004A6484">
        <w:t>Garde</w:t>
      </w:r>
      <w:r w:rsidRPr="00D21071">
        <w:t xml:space="preserve"> des actifs de l’OPCVM</w:t>
      </w:r>
    </w:p>
    <w:p w14:paraId="208B6973" w14:textId="77777777" w:rsidR="00902E91" w:rsidRPr="00CE53F8" w:rsidRDefault="00902E91" w:rsidP="0094370E">
      <w:pPr>
        <w:jc w:val="both"/>
        <w:rPr>
          <w:rFonts w:cs="Arial"/>
          <w:color w:val="auto"/>
          <w:sz w:val="22"/>
          <w:szCs w:val="22"/>
        </w:rPr>
      </w:pPr>
      <w:r w:rsidRPr="000E1DA6">
        <w:rPr>
          <w:rFonts w:cs="Arial"/>
          <w:color w:val="365F91" w:themeColor="accent1" w:themeShade="BF"/>
          <w:sz w:val="22"/>
          <w:szCs w:val="22"/>
        </w:rPr>
        <w:t>L</w:t>
      </w:r>
      <w:r w:rsidR="00C8036B" w:rsidRPr="000E1DA6">
        <w:rPr>
          <w:rFonts w:cs="Arial"/>
          <w:color w:val="365F91" w:themeColor="accent1" w:themeShade="BF"/>
          <w:sz w:val="22"/>
          <w:szCs w:val="22"/>
        </w:rPr>
        <w:t xml:space="preserve">a garde des actifs de l’OPCVM doit être confiée à un </w:t>
      </w:r>
      <w:r w:rsidR="00C8036B" w:rsidRPr="00070B0C">
        <w:rPr>
          <w:rFonts w:cs="Arial"/>
          <w:color w:val="0070C0"/>
          <w:sz w:val="22"/>
          <w:szCs w:val="22"/>
        </w:rPr>
        <w:t>établissement dépositaire unique</w:t>
      </w:r>
      <w:r w:rsidR="00C8036B" w:rsidRPr="00CE53F8">
        <w:rPr>
          <w:rFonts w:cs="Arial"/>
          <w:color w:val="auto"/>
          <w:sz w:val="22"/>
          <w:szCs w:val="22"/>
        </w:rPr>
        <w:t xml:space="preserve">, </w:t>
      </w:r>
      <w:r w:rsidR="00C8036B" w:rsidRPr="000E1DA6">
        <w:rPr>
          <w:rFonts w:cs="Arial"/>
          <w:color w:val="365F91" w:themeColor="accent1" w:themeShade="BF"/>
          <w:sz w:val="22"/>
          <w:szCs w:val="22"/>
        </w:rPr>
        <w:t xml:space="preserve">distinct de </w:t>
      </w:r>
      <w:r w:rsidR="00355178" w:rsidRPr="000E1DA6">
        <w:rPr>
          <w:rFonts w:cs="Arial"/>
          <w:color w:val="365F91" w:themeColor="accent1" w:themeShade="BF"/>
          <w:sz w:val="22"/>
          <w:szCs w:val="22"/>
        </w:rPr>
        <w:t>l’OPCVM</w:t>
      </w:r>
      <w:r w:rsidR="00C8036B" w:rsidRPr="000E1DA6">
        <w:rPr>
          <w:rFonts w:cs="Arial"/>
          <w:color w:val="365F91" w:themeColor="accent1" w:themeShade="BF"/>
          <w:sz w:val="22"/>
          <w:szCs w:val="22"/>
        </w:rPr>
        <w:t xml:space="preserve"> ou de </w:t>
      </w:r>
      <w:r w:rsidR="00300379" w:rsidRPr="000E1DA6">
        <w:rPr>
          <w:rFonts w:cs="Arial"/>
          <w:color w:val="365F91" w:themeColor="accent1" w:themeShade="BF"/>
          <w:sz w:val="22"/>
          <w:szCs w:val="22"/>
        </w:rPr>
        <w:t>la Société de Gestion</w:t>
      </w:r>
      <w:r w:rsidR="00C8036B" w:rsidRPr="000E1DA6">
        <w:rPr>
          <w:rFonts w:cs="Arial"/>
          <w:color w:val="365F91" w:themeColor="accent1" w:themeShade="BF"/>
          <w:sz w:val="22"/>
          <w:szCs w:val="22"/>
        </w:rPr>
        <w:t xml:space="preserve">. Cet établissement dépositaire doit assurer cette mission avec diligence. </w:t>
      </w:r>
    </w:p>
    <w:p w14:paraId="1F592291" w14:textId="38110716" w:rsidR="00FC5C06" w:rsidRPr="000E1DA6" w:rsidDel="00D5655E" w:rsidRDefault="00DF7E25" w:rsidP="00300379">
      <w:pPr>
        <w:jc w:val="both"/>
        <w:rPr>
          <w:del w:id="180" w:author="Hasnaâ BARZALI" w:date="2018-01-10T15:45:00Z"/>
          <w:rFonts w:cs="Arial"/>
          <w:color w:val="365F91" w:themeColor="accent1" w:themeShade="BF"/>
          <w:sz w:val="22"/>
          <w:szCs w:val="22"/>
        </w:rPr>
      </w:pPr>
      <w:commentRangeStart w:id="181"/>
      <w:del w:id="182" w:author="Hasnaâ BARZALI" w:date="2018-01-10T15:45:00Z">
        <w:r w:rsidRPr="000E1DA6" w:rsidDel="00D5655E">
          <w:rPr>
            <w:rFonts w:cs="Arial"/>
            <w:color w:val="365F91" w:themeColor="accent1" w:themeShade="BF"/>
            <w:sz w:val="22"/>
            <w:szCs w:val="22"/>
          </w:rPr>
          <w:delText>L</w:delText>
        </w:r>
        <w:r w:rsidR="00300379" w:rsidRPr="000E1DA6" w:rsidDel="00D5655E">
          <w:rPr>
            <w:rFonts w:cs="Arial"/>
            <w:color w:val="365F91" w:themeColor="accent1" w:themeShade="BF"/>
            <w:sz w:val="22"/>
            <w:szCs w:val="22"/>
          </w:rPr>
          <w:delText xml:space="preserve">’établissement dépositaire </w:delText>
        </w:r>
        <w:r w:rsidR="00300379" w:rsidRPr="00070B0C" w:rsidDel="00D5655E">
          <w:rPr>
            <w:rFonts w:cs="Arial"/>
            <w:color w:val="0070C0"/>
            <w:sz w:val="22"/>
            <w:szCs w:val="22"/>
          </w:rPr>
          <w:delText xml:space="preserve">ne peut en aucun cas utiliser </w:delText>
        </w:r>
        <w:r w:rsidR="00300379" w:rsidRPr="000E1DA6" w:rsidDel="00D5655E">
          <w:rPr>
            <w:rFonts w:cs="Arial"/>
            <w:color w:val="365F91" w:themeColor="accent1" w:themeShade="BF"/>
            <w:sz w:val="22"/>
            <w:szCs w:val="22"/>
          </w:rPr>
          <w:delText>les Titres ou les fonds de l’OPCVM pour ses fins propres.</w:delText>
        </w:r>
        <w:commentRangeEnd w:id="181"/>
        <w:r w:rsidR="001A5BC6" w:rsidDel="00D5655E">
          <w:rPr>
            <w:rStyle w:val="Marquedecommentaire"/>
          </w:rPr>
          <w:commentReference w:id="181"/>
        </w:r>
      </w:del>
    </w:p>
    <w:p w14:paraId="398FDA96" w14:textId="77777777" w:rsidR="00DF7E25" w:rsidRPr="00FC5C06" w:rsidRDefault="00DF7E25" w:rsidP="00300379">
      <w:pPr>
        <w:jc w:val="both"/>
        <w:rPr>
          <w:rFonts w:cs="Arial"/>
          <w:color w:val="auto"/>
          <w:sz w:val="22"/>
          <w:szCs w:val="22"/>
        </w:rPr>
      </w:pPr>
      <w:r w:rsidRPr="00070B0C">
        <w:rPr>
          <w:rFonts w:cs="Arial"/>
          <w:color w:val="0070C0"/>
          <w:sz w:val="22"/>
          <w:szCs w:val="22"/>
          <w:u w:val="single"/>
        </w:rPr>
        <w:t xml:space="preserve">Actifs investis à l’Etranger : </w:t>
      </w:r>
    </w:p>
    <w:p w14:paraId="5EC17206" w14:textId="77777777" w:rsidR="00A40765" w:rsidRPr="000E1DA6" w:rsidRDefault="007B4DD4" w:rsidP="00300379">
      <w:pPr>
        <w:jc w:val="both"/>
        <w:rPr>
          <w:rFonts w:cs="Arial"/>
          <w:color w:val="365F91" w:themeColor="accent1" w:themeShade="BF"/>
          <w:sz w:val="22"/>
          <w:szCs w:val="22"/>
        </w:rPr>
      </w:pPr>
      <w:commentRangeStart w:id="183"/>
      <w:commentRangeStart w:id="184"/>
      <w:r w:rsidRPr="000E1DA6">
        <w:rPr>
          <w:rFonts w:cs="Arial"/>
          <w:color w:val="365F91" w:themeColor="accent1" w:themeShade="BF"/>
          <w:sz w:val="22"/>
          <w:szCs w:val="22"/>
        </w:rPr>
        <w:t xml:space="preserve">La </w:t>
      </w:r>
      <w:r w:rsidR="00A40765" w:rsidRPr="000E1DA6">
        <w:rPr>
          <w:rFonts w:cs="Arial"/>
          <w:color w:val="365F91" w:themeColor="accent1" w:themeShade="BF"/>
          <w:sz w:val="22"/>
          <w:szCs w:val="22"/>
        </w:rPr>
        <w:t xml:space="preserve">conservation </w:t>
      </w:r>
      <w:r w:rsidRPr="000E1DA6">
        <w:rPr>
          <w:rFonts w:cs="Arial"/>
          <w:color w:val="365F91" w:themeColor="accent1" w:themeShade="BF"/>
          <w:sz w:val="22"/>
          <w:szCs w:val="22"/>
        </w:rPr>
        <w:t xml:space="preserve">des actifs investis à l’étranger </w:t>
      </w:r>
      <w:r w:rsidR="00A40765" w:rsidRPr="000E1DA6">
        <w:rPr>
          <w:rFonts w:cs="Arial"/>
          <w:color w:val="365F91" w:themeColor="accent1" w:themeShade="BF"/>
          <w:sz w:val="22"/>
          <w:szCs w:val="22"/>
        </w:rPr>
        <w:t>doit être faite dans un compte ouvert par l’établissement dépositaire dudit OPCVM auprès d’un teneur de comptes étranger, établi dans le pays dans lequel le placement est réalisé, dûment habilité à cet effet par les autorités compétentes en la matière et affilié auprès d’un ou plusieurs dépositaires centraux. Ce compte titres fait l’objet d’une convention précisant les droits et obligations de l’établissement dépositaire et du teneur de comptes étranger.</w:t>
      </w:r>
      <w:commentRangeEnd w:id="183"/>
      <w:r w:rsidR="001A5BC6">
        <w:rPr>
          <w:rStyle w:val="Marquedecommentaire"/>
        </w:rPr>
        <w:commentReference w:id="183"/>
      </w:r>
      <w:commentRangeEnd w:id="184"/>
      <w:r w:rsidR="0006403B">
        <w:rPr>
          <w:rStyle w:val="Marquedecommentaire"/>
        </w:rPr>
        <w:commentReference w:id="184"/>
      </w:r>
    </w:p>
    <w:p w14:paraId="3E403F99" w14:textId="77777777" w:rsidR="00297DFC" w:rsidRDefault="00297DFC" w:rsidP="00297DFC">
      <w:pPr>
        <w:jc w:val="both"/>
        <w:rPr>
          <w:ins w:id="185" w:author="ZNIBER Mohammed Elarabi" w:date="2018-03-01T11:04:00Z"/>
          <w:rFonts w:cs="Arial"/>
          <w:color w:val="365F91" w:themeColor="accent1" w:themeShade="BF"/>
          <w:sz w:val="22"/>
          <w:szCs w:val="22"/>
        </w:rPr>
      </w:pPr>
      <w:r w:rsidRPr="000E1DA6">
        <w:rPr>
          <w:rFonts w:cs="Arial"/>
          <w:color w:val="365F91" w:themeColor="accent1" w:themeShade="BF"/>
          <w:sz w:val="22"/>
          <w:szCs w:val="22"/>
        </w:rPr>
        <w:t>Dès réception de la notification du teneur de comptes étranger, l’établissement dépositaire inscrit, dans ses propres livres et au nom de l’OPCVM, les placements réalisés par ce dernier à l’étranger, les droits y rattachés ainsi que les provisions espèces en devises et ce, concomitamment avec les inscriptions effectuées par les teneurs de comptes étrangers.</w:t>
      </w:r>
    </w:p>
    <w:p w14:paraId="34ABE363" w14:textId="77777777" w:rsidR="00144615" w:rsidRPr="00070B0C" w:rsidRDefault="00144615" w:rsidP="00144615">
      <w:pPr>
        <w:jc w:val="both"/>
        <w:rPr>
          <w:rFonts w:cs="Arial"/>
          <w:color w:val="0070C0"/>
          <w:sz w:val="22"/>
          <w:szCs w:val="22"/>
          <w:u w:val="single"/>
        </w:rPr>
      </w:pPr>
      <w:moveToRangeStart w:id="186" w:author="ZNIBER Mohammed Elarabi" w:date="2018-03-01T11:04:00Z" w:name="move507665623"/>
      <w:moveTo w:id="187" w:author="ZNIBER Mohammed Elarabi" w:date="2018-03-01T11:04:00Z">
        <w:r w:rsidRPr="00070B0C">
          <w:rPr>
            <w:rFonts w:cs="Arial"/>
            <w:color w:val="0070C0"/>
            <w:sz w:val="22"/>
            <w:szCs w:val="22"/>
            <w:u w:val="single"/>
          </w:rPr>
          <w:t xml:space="preserve">Au moins une fois par moi : </w:t>
        </w:r>
      </w:moveTo>
    </w:p>
    <w:p w14:paraId="413F19D7" w14:textId="77777777" w:rsidR="00144615" w:rsidRPr="000E1DA6" w:rsidRDefault="00144615" w:rsidP="00144615">
      <w:pPr>
        <w:jc w:val="both"/>
        <w:rPr>
          <w:rFonts w:cs="Arial"/>
          <w:color w:val="365F91" w:themeColor="accent1" w:themeShade="BF"/>
          <w:sz w:val="22"/>
          <w:szCs w:val="22"/>
        </w:rPr>
      </w:pPr>
      <w:moveTo w:id="188" w:author="ZNIBER Mohammed Elarabi" w:date="2018-03-01T11:04:00Z">
        <w:r w:rsidRPr="00E33100">
          <w:rPr>
            <w:rFonts w:cs="Arial"/>
            <w:b/>
            <w:i/>
            <w:color w:val="365F91" w:themeColor="accent1" w:themeShade="BF"/>
            <w:sz w:val="22"/>
            <w:szCs w:val="22"/>
          </w:rPr>
          <w:t>Rapprochement des relevés de comptes étranger</w:t>
        </w:r>
        <w:r w:rsidRPr="00E33100">
          <w:rPr>
            <w:rFonts w:cs="Arial"/>
            <w:color w:val="365F91" w:themeColor="accent1" w:themeShade="BF"/>
            <w:sz w:val="22"/>
            <w:szCs w:val="22"/>
          </w:rPr>
          <w:t xml:space="preserve"> : L’établissement dépositaire s’assure de la fiabilité de ses propres écritures concernant les placements réalisés </w:t>
        </w:r>
        <w:r w:rsidRPr="000E1DA6">
          <w:rPr>
            <w:rFonts w:cs="Arial"/>
            <w:color w:val="365F91" w:themeColor="accent1" w:themeShade="BF"/>
            <w:sz w:val="22"/>
            <w:szCs w:val="22"/>
          </w:rPr>
          <w:t>par les OPCVM à l’étranger et ce, en les rapprochant avec les relevés fournis par les teneurs de comptes étrangers.</w:t>
        </w:r>
      </w:moveTo>
    </w:p>
    <w:moveToRangeEnd w:id="186"/>
    <w:p w14:paraId="4E01C33D" w14:textId="77777777" w:rsidR="00144615" w:rsidRDefault="00144615" w:rsidP="00297DFC">
      <w:pPr>
        <w:jc w:val="both"/>
        <w:rPr>
          <w:ins w:id="189" w:author="ZNIBER Mohammed Elarabi" w:date="2017-12-18T21:50:00Z"/>
          <w:rFonts w:cs="Arial"/>
          <w:color w:val="365F91" w:themeColor="accent1" w:themeShade="BF"/>
          <w:sz w:val="22"/>
          <w:szCs w:val="22"/>
        </w:rPr>
      </w:pPr>
    </w:p>
    <w:p w14:paraId="41D4AE3E" w14:textId="709570AA" w:rsidR="008C78AE" w:rsidRPr="00097F2E" w:rsidRDefault="00030CDE" w:rsidP="004A6484">
      <w:pPr>
        <w:pStyle w:val="T3"/>
        <w:rPr>
          <w:ins w:id="190" w:author="ZNIBER Mohammed Elarabi" w:date="2017-12-18T22:09:00Z"/>
        </w:rPr>
      </w:pPr>
      <w:ins w:id="191" w:author="ZNIBER Mohammed Elarabi" w:date="2017-12-18T21:51:00Z">
        <w:r w:rsidRPr="00097F2E">
          <w:t>La tenue de position</w:t>
        </w:r>
      </w:ins>
      <w:ins w:id="192" w:author="ZNIBER Mohammed Elarabi" w:date="2017-12-18T21:54:00Z">
        <w:r w:rsidRPr="00097F2E">
          <w:t> </w:t>
        </w:r>
      </w:ins>
      <w:ins w:id="193" w:author="ZNIBER Mohammed Elarabi" w:date="2017-12-18T21:51:00Z">
        <w:r w:rsidRPr="00097F2E">
          <w:t>:</w:t>
        </w:r>
      </w:ins>
      <w:ins w:id="194" w:author="ZNIBER Mohammed Elarabi" w:date="2017-12-18T21:54:00Z">
        <w:r w:rsidRPr="00097F2E">
          <w:t xml:space="preserve"> </w:t>
        </w:r>
      </w:ins>
      <w:ins w:id="195" w:author="ZNIBER Mohammed Elarabi" w:date="2017-12-18T22:08:00Z">
        <w:del w:id="196" w:author="Hasnaâ BARZALI" w:date="2018-01-17T15:54:00Z">
          <w:r w:rsidR="008C78AE" w:rsidRPr="00097F2E" w:rsidDel="00097F2E">
            <w:delText xml:space="preserve"> </w:delText>
          </w:r>
        </w:del>
      </w:ins>
      <w:ins w:id="197" w:author="ZNIBER Mohammed Elarabi" w:date="2017-12-18T22:10:00Z">
        <w:del w:id="198" w:author="Hasnaâ BARZALI" w:date="2018-01-17T15:54:00Z">
          <w:r w:rsidR="008C78AE" w:rsidRPr="00097F2E" w:rsidDel="00097F2E">
            <w:delText>(contrats financiers, dépôts, créances)</w:delText>
          </w:r>
        </w:del>
      </w:ins>
    </w:p>
    <w:p w14:paraId="172D5C50" w14:textId="62C047BA" w:rsidR="00030CDE" w:rsidRPr="002378E1" w:rsidRDefault="008C78AE" w:rsidP="00297DFC">
      <w:pPr>
        <w:jc w:val="both"/>
        <w:rPr>
          <w:ins w:id="199" w:author="ZNIBER Mohammed Elarabi" w:date="2017-12-18T21:54:00Z"/>
          <w:rFonts w:cs="Arial"/>
          <w:color w:val="365F91" w:themeColor="accent1" w:themeShade="BF"/>
          <w:sz w:val="22"/>
          <w:szCs w:val="22"/>
        </w:rPr>
      </w:pPr>
      <w:ins w:id="200" w:author="ZNIBER Mohammed Elarabi" w:date="2017-12-18T22:09:00Z">
        <w:r w:rsidRPr="002378E1">
          <w:rPr>
            <w:rFonts w:cs="Arial"/>
            <w:color w:val="365F91" w:themeColor="accent1" w:themeShade="BF"/>
            <w:sz w:val="22"/>
            <w:szCs w:val="22"/>
          </w:rPr>
          <w:t xml:space="preserve">Elle </w:t>
        </w:r>
      </w:ins>
      <w:ins w:id="201" w:author="ZNIBER Mohammed Elarabi" w:date="2017-12-18T22:08:00Z">
        <w:r w:rsidRPr="002378E1">
          <w:rPr>
            <w:rFonts w:cs="Arial"/>
            <w:color w:val="365F91" w:themeColor="accent1" w:themeShade="BF"/>
            <w:sz w:val="22"/>
            <w:szCs w:val="22"/>
          </w:rPr>
          <w:t>consiste à identifier dans un registre, les caractéristiques de l</w:t>
        </w:r>
      </w:ins>
      <w:ins w:id="202" w:author="ZNIBER Mohammed Elarabi" w:date="2017-12-18T22:09:00Z">
        <w:r w:rsidRPr="002378E1">
          <w:rPr>
            <w:rFonts w:cs="Arial"/>
            <w:color w:val="365F91" w:themeColor="accent1" w:themeShade="BF"/>
            <w:sz w:val="22"/>
            <w:szCs w:val="22"/>
          </w:rPr>
          <w:t xml:space="preserve">’actif </w:t>
        </w:r>
      </w:ins>
      <w:ins w:id="203" w:author="Hasnaâ BARZALI" w:date="2018-01-18T11:03:00Z">
        <w:r w:rsidR="004333CB" w:rsidRPr="002378E1">
          <w:rPr>
            <w:rFonts w:cs="Arial"/>
            <w:color w:val="365F91" w:themeColor="accent1" w:themeShade="BF"/>
            <w:sz w:val="22"/>
            <w:szCs w:val="22"/>
          </w:rPr>
          <w:t xml:space="preserve">(contrats financiers, dépôts, créances) </w:t>
        </w:r>
      </w:ins>
      <w:ins w:id="204" w:author="ZNIBER Mohammed Elarabi" w:date="2017-12-18T22:09:00Z">
        <w:r w:rsidRPr="002378E1">
          <w:rPr>
            <w:rFonts w:cs="Arial"/>
            <w:color w:val="365F91" w:themeColor="accent1" w:themeShade="BF"/>
            <w:sz w:val="22"/>
            <w:szCs w:val="22"/>
          </w:rPr>
          <w:t>et à enregistrer leurs mouvements afin d’en assurer la traçabilité</w:t>
        </w:r>
      </w:ins>
    </w:p>
    <w:p w14:paraId="423B3018" w14:textId="77777777" w:rsidR="00030CDE" w:rsidRPr="002378E1" w:rsidRDefault="00030CDE" w:rsidP="00297DFC">
      <w:pPr>
        <w:jc w:val="both"/>
        <w:rPr>
          <w:rFonts w:cs="Arial"/>
          <w:color w:val="365F91" w:themeColor="accent1" w:themeShade="BF"/>
          <w:sz w:val="22"/>
          <w:szCs w:val="22"/>
        </w:rPr>
      </w:pPr>
      <w:ins w:id="205" w:author="ZNIBER Mohammed Elarabi" w:date="2017-12-18T21:57:00Z">
        <w:r w:rsidRPr="002378E1">
          <w:rPr>
            <w:rFonts w:cs="Arial"/>
            <w:color w:val="365F91" w:themeColor="accent1" w:themeShade="BF"/>
            <w:sz w:val="22"/>
            <w:szCs w:val="22"/>
          </w:rPr>
          <w:t>La société gestionnaire adresse au dépositaire dès qu’elle en a connaissance</w:t>
        </w:r>
      </w:ins>
      <w:ins w:id="206" w:author="ZNIBER Mohammed Elarabi" w:date="2017-12-18T22:11:00Z">
        <w:r w:rsidR="00001430" w:rsidRPr="002378E1">
          <w:rPr>
            <w:rFonts w:cs="Arial"/>
            <w:color w:val="365F91" w:themeColor="accent1" w:themeShade="BF"/>
            <w:sz w:val="22"/>
            <w:szCs w:val="22"/>
          </w:rPr>
          <w:t> </w:t>
        </w:r>
      </w:ins>
      <w:ins w:id="207" w:author="ZNIBER Mohammed Elarabi" w:date="2017-12-18T22:13:00Z">
        <w:r w:rsidR="00A34BEC" w:rsidRPr="002378E1">
          <w:rPr>
            <w:rFonts w:cs="Arial"/>
            <w:color w:val="365F91" w:themeColor="accent1" w:themeShade="BF"/>
            <w:sz w:val="22"/>
            <w:szCs w:val="22"/>
          </w:rPr>
          <w:t>: Les</w:t>
        </w:r>
      </w:ins>
      <w:ins w:id="208" w:author="ZNIBER Mohammed Elarabi" w:date="2017-12-18T22:11:00Z">
        <w:r w:rsidR="00001430" w:rsidRPr="002378E1">
          <w:rPr>
            <w:rFonts w:cs="Arial"/>
            <w:color w:val="365F91" w:themeColor="accent1" w:themeShade="BF"/>
            <w:sz w:val="22"/>
            <w:szCs w:val="22"/>
          </w:rPr>
          <w:t xml:space="preserve"> éléments caractéristiques relatifs à la conclusion d’un nouveau contrat cadre portant sur des contrats financiers ou aux modifications d</w:t>
        </w:r>
      </w:ins>
      <w:ins w:id="209" w:author="ZNIBER Mohammed Elarabi" w:date="2017-12-18T22:12:00Z">
        <w:r w:rsidR="00001430" w:rsidRPr="002378E1">
          <w:rPr>
            <w:rFonts w:cs="Arial"/>
            <w:color w:val="365F91" w:themeColor="accent1" w:themeShade="BF"/>
            <w:sz w:val="22"/>
            <w:szCs w:val="22"/>
          </w:rPr>
          <w:t xml:space="preserve">’un contrat cadre existants ; </w:t>
        </w:r>
      </w:ins>
      <w:ins w:id="210" w:author="ZNIBER Mohammed Elarabi" w:date="2017-12-18T21:57:00Z">
        <w:r w:rsidRPr="002378E1">
          <w:rPr>
            <w:rFonts w:cs="Arial"/>
            <w:color w:val="365F91" w:themeColor="accent1" w:themeShade="BF"/>
            <w:sz w:val="22"/>
            <w:szCs w:val="22"/>
          </w:rPr>
          <w:t xml:space="preserve"> les documents relatifs à tous les </w:t>
        </w:r>
      </w:ins>
      <w:ins w:id="211" w:author="ZNIBER Mohammed Elarabi" w:date="2017-12-18T21:58:00Z">
        <w:r w:rsidRPr="002378E1">
          <w:rPr>
            <w:rFonts w:cs="Arial"/>
            <w:color w:val="365F91" w:themeColor="accent1" w:themeShade="BF"/>
            <w:sz w:val="22"/>
            <w:szCs w:val="22"/>
          </w:rPr>
          <w:t>dépôts (bons de caisse)</w:t>
        </w:r>
      </w:ins>
      <w:ins w:id="212" w:author="ZNIBER Mohammed Elarabi" w:date="2017-12-18T21:57:00Z">
        <w:r w:rsidRPr="002378E1">
          <w:rPr>
            <w:rFonts w:cs="Arial"/>
            <w:color w:val="365F91" w:themeColor="accent1" w:themeShade="BF"/>
            <w:sz w:val="22"/>
            <w:szCs w:val="22"/>
          </w:rPr>
          <w:t xml:space="preserve"> effectués auprès d</w:t>
        </w:r>
      </w:ins>
      <w:ins w:id="213" w:author="ZNIBER Mohammed Elarabi" w:date="2017-12-18T21:58:00Z">
        <w:r w:rsidRPr="002378E1">
          <w:rPr>
            <w:rFonts w:cs="Arial"/>
            <w:color w:val="365F91" w:themeColor="accent1" w:themeShade="BF"/>
            <w:sz w:val="22"/>
            <w:szCs w:val="22"/>
          </w:rPr>
          <w:t>’un autre établissement</w:t>
        </w:r>
      </w:ins>
      <w:ins w:id="214" w:author="ZNIBER Mohammed Elarabi" w:date="2017-12-18T21:59:00Z">
        <w:r w:rsidRPr="002378E1">
          <w:rPr>
            <w:rFonts w:cs="Arial"/>
            <w:color w:val="365F91" w:themeColor="accent1" w:themeShade="BF"/>
            <w:sz w:val="22"/>
            <w:szCs w:val="22"/>
          </w:rPr>
          <w:t xml:space="preserve"> ; les documents permettant au dépositaire d’avoir connaissance des caractéristiques des </w:t>
        </w:r>
      </w:ins>
      <w:ins w:id="215" w:author="ZNIBER Mohammed Elarabi" w:date="2017-12-18T22:11:00Z">
        <w:r w:rsidR="008C78AE" w:rsidRPr="002378E1">
          <w:rPr>
            <w:rFonts w:cs="Arial"/>
            <w:color w:val="365F91" w:themeColor="accent1" w:themeShade="BF"/>
            <w:sz w:val="22"/>
            <w:szCs w:val="22"/>
          </w:rPr>
          <w:t>dépôts</w:t>
        </w:r>
      </w:ins>
      <w:ins w:id="216" w:author="ZNIBER Mohammed Elarabi" w:date="2017-12-18T21:59:00Z">
        <w:r w:rsidRPr="002378E1">
          <w:rPr>
            <w:rFonts w:cs="Arial"/>
            <w:color w:val="365F91" w:themeColor="accent1" w:themeShade="BF"/>
            <w:sz w:val="22"/>
            <w:szCs w:val="22"/>
          </w:rPr>
          <w:t>.</w:t>
        </w:r>
      </w:ins>
    </w:p>
    <w:p w14:paraId="73B0EA0C" w14:textId="77777777" w:rsidR="00ED5AFA" w:rsidRPr="00D21071" w:rsidRDefault="00ED5AFA" w:rsidP="004A6484">
      <w:pPr>
        <w:pStyle w:val="T3"/>
      </w:pPr>
      <w:r w:rsidRPr="00D21071">
        <w:t>Les travaux de rapprochements </w:t>
      </w:r>
    </w:p>
    <w:p w14:paraId="650FCCB0" w14:textId="77777777" w:rsidR="00DD7326" w:rsidRPr="000E1DA6" w:rsidRDefault="00ED5AFA" w:rsidP="0094370E">
      <w:pPr>
        <w:jc w:val="both"/>
        <w:rPr>
          <w:rFonts w:cs="Arial"/>
          <w:color w:val="17365D" w:themeColor="text2" w:themeShade="BF"/>
          <w:sz w:val="22"/>
          <w:szCs w:val="22"/>
        </w:rPr>
      </w:pPr>
      <w:r w:rsidRPr="000E1DA6">
        <w:rPr>
          <w:rFonts w:cs="Arial"/>
          <w:color w:val="17365D" w:themeColor="text2" w:themeShade="BF"/>
          <w:sz w:val="22"/>
          <w:szCs w:val="22"/>
        </w:rPr>
        <w:t>L’étab</w:t>
      </w:r>
      <w:r w:rsidR="00DD7326" w:rsidRPr="000E1DA6">
        <w:rPr>
          <w:rFonts w:cs="Arial"/>
          <w:color w:val="17365D" w:themeColor="text2" w:themeShade="BF"/>
          <w:sz w:val="22"/>
          <w:szCs w:val="22"/>
        </w:rPr>
        <w:t>lissement dépositaire effectue :</w:t>
      </w:r>
    </w:p>
    <w:p w14:paraId="2A2C5F5E" w14:textId="77777777" w:rsidR="00ED5AFA" w:rsidRPr="00070B0C" w:rsidRDefault="00DD7326" w:rsidP="00BB3E87">
      <w:pPr>
        <w:ind w:left="708"/>
        <w:jc w:val="both"/>
        <w:rPr>
          <w:rFonts w:cs="Arial"/>
          <w:color w:val="0070C0"/>
          <w:sz w:val="22"/>
          <w:szCs w:val="22"/>
          <w:u w:val="single"/>
        </w:rPr>
      </w:pPr>
      <w:r w:rsidRPr="00070B0C">
        <w:rPr>
          <w:rFonts w:cs="Arial"/>
          <w:color w:val="0070C0"/>
          <w:sz w:val="22"/>
          <w:szCs w:val="22"/>
          <w:u w:val="single"/>
        </w:rPr>
        <w:t>D</w:t>
      </w:r>
      <w:r w:rsidR="00ED5AFA" w:rsidRPr="00070B0C">
        <w:rPr>
          <w:rFonts w:cs="Arial"/>
          <w:color w:val="0070C0"/>
          <w:sz w:val="22"/>
          <w:szCs w:val="22"/>
          <w:u w:val="single"/>
        </w:rPr>
        <w:t xml:space="preserve">ans les deux (2) jours ouvrés qui suivent le calcul de la valeur liquidative : </w:t>
      </w:r>
    </w:p>
    <w:p w14:paraId="0353746A" w14:textId="63FDE738" w:rsidR="00ED5AFA" w:rsidRPr="00CE53F8" w:rsidRDefault="00ED5AFA" w:rsidP="0094370E">
      <w:pPr>
        <w:jc w:val="both"/>
        <w:rPr>
          <w:rFonts w:cs="Arial"/>
          <w:color w:val="auto"/>
          <w:sz w:val="22"/>
          <w:szCs w:val="22"/>
        </w:rPr>
      </w:pPr>
      <w:r w:rsidRPr="00E33100">
        <w:rPr>
          <w:rFonts w:cs="Arial"/>
          <w:b/>
          <w:i/>
          <w:color w:val="365F91" w:themeColor="accent1" w:themeShade="BF"/>
          <w:sz w:val="22"/>
          <w:szCs w:val="22"/>
        </w:rPr>
        <w:t>Rapprochement des actifs :</w:t>
      </w:r>
      <w:r w:rsidRPr="00E33100">
        <w:rPr>
          <w:rFonts w:cs="Arial"/>
          <w:color w:val="365F91" w:themeColor="accent1" w:themeShade="BF"/>
          <w:sz w:val="22"/>
          <w:szCs w:val="22"/>
        </w:rPr>
        <w:t xml:space="preserve"> </w:t>
      </w:r>
      <w:r w:rsidRPr="000E1DA6">
        <w:rPr>
          <w:rFonts w:cs="Arial"/>
          <w:color w:val="365F91" w:themeColor="accent1" w:themeShade="BF"/>
          <w:sz w:val="22"/>
          <w:szCs w:val="22"/>
        </w:rPr>
        <w:t xml:space="preserve">Il s’agit du rapprochement entre le portefeuille obtenu de </w:t>
      </w:r>
      <w:ins w:id="217" w:author="ZNIBER Mohammed Elarabi" w:date="2018-03-01T11:18:00Z">
        <w:r w:rsidR="000B51FF">
          <w:rPr>
            <w:rFonts w:cs="Arial"/>
            <w:color w:val="365F91" w:themeColor="accent1" w:themeShade="BF"/>
            <w:sz w:val="22"/>
            <w:szCs w:val="22"/>
          </w:rPr>
          <w:t>la société de gestion</w:t>
        </w:r>
      </w:ins>
      <w:del w:id="218" w:author="ZNIBER Mohammed Elarabi" w:date="2018-03-01T11:18:00Z">
        <w:r w:rsidRPr="000E1DA6" w:rsidDel="000B51FF">
          <w:rPr>
            <w:rFonts w:cs="Arial"/>
            <w:color w:val="365F91" w:themeColor="accent1" w:themeShade="BF"/>
            <w:sz w:val="22"/>
            <w:szCs w:val="22"/>
          </w:rPr>
          <w:delText>l’OPCVM</w:delText>
        </w:r>
      </w:del>
      <w:r w:rsidRPr="000E1DA6">
        <w:rPr>
          <w:rFonts w:cs="Arial"/>
          <w:color w:val="365F91" w:themeColor="accent1" w:themeShade="BF"/>
          <w:sz w:val="22"/>
          <w:szCs w:val="22"/>
        </w:rPr>
        <w:t xml:space="preserve"> et les titres inscrits au compte de</w:t>
      </w:r>
      <w:ins w:id="219" w:author="ZNIBER Mohammed Elarabi" w:date="2018-03-01T11:18:00Z">
        <w:r w:rsidR="000B51FF">
          <w:rPr>
            <w:rFonts w:cs="Arial"/>
            <w:color w:val="365F91" w:themeColor="accent1" w:themeShade="BF"/>
            <w:sz w:val="22"/>
            <w:szCs w:val="22"/>
          </w:rPr>
          <w:t xml:space="preserve"> l’OPCVM</w:t>
        </w:r>
      </w:ins>
      <w:bookmarkStart w:id="220" w:name="_GoBack"/>
      <w:bookmarkEnd w:id="220"/>
      <w:del w:id="221" w:author="ZNIBER Mohammed Elarabi" w:date="2018-03-01T11:18:00Z">
        <w:r w:rsidRPr="000E1DA6" w:rsidDel="000B51FF">
          <w:rPr>
            <w:rFonts w:cs="Arial"/>
            <w:color w:val="365F91" w:themeColor="accent1" w:themeShade="BF"/>
            <w:sz w:val="22"/>
            <w:szCs w:val="22"/>
          </w:rPr>
          <w:delText xml:space="preserve"> ce dernier</w:delText>
        </w:r>
      </w:del>
      <w:r w:rsidRPr="000E1DA6">
        <w:rPr>
          <w:rFonts w:cs="Arial"/>
          <w:color w:val="365F91" w:themeColor="accent1" w:themeShade="BF"/>
          <w:sz w:val="22"/>
          <w:szCs w:val="22"/>
        </w:rPr>
        <w:t>.</w:t>
      </w:r>
      <w:r w:rsidRPr="00CE53F8">
        <w:rPr>
          <w:rFonts w:cs="Arial"/>
          <w:color w:val="auto"/>
          <w:sz w:val="22"/>
          <w:szCs w:val="22"/>
        </w:rPr>
        <w:t xml:space="preserve"> </w:t>
      </w:r>
    </w:p>
    <w:p w14:paraId="33A5C320" w14:textId="77777777" w:rsidR="00AA5E8F" w:rsidRPr="00E33100" w:rsidRDefault="00ED5AFA" w:rsidP="0094370E">
      <w:pPr>
        <w:jc w:val="both"/>
        <w:rPr>
          <w:rFonts w:cs="Arial"/>
          <w:color w:val="365F91" w:themeColor="accent1" w:themeShade="BF"/>
          <w:sz w:val="22"/>
          <w:szCs w:val="22"/>
        </w:rPr>
      </w:pPr>
      <w:r w:rsidRPr="00E33100">
        <w:rPr>
          <w:rFonts w:cs="Arial"/>
          <w:b/>
          <w:i/>
          <w:color w:val="365F91" w:themeColor="accent1" w:themeShade="BF"/>
          <w:sz w:val="22"/>
          <w:szCs w:val="22"/>
        </w:rPr>
        <w:t>Rapprochement des espèces</w:t>
      </w:r>
      <w:r w:rsidRPr="00E33100">
        <w:rPr>
          <w:rFonts w:cs="Arial"/>
          <w:color w:val="365F91" w:themeColor="accent1" w:themeShade="BF"/>
          <w:sz w:val="22"/>
          <w:szCs w:val="22"/>
        </w:rPr>
        <w:t xml:space="preserve"> : </w:t>
      </w:r>
      <w:r w:rsidR="00AA5E8F" w:rsidRPr="00E33100">
        <w:rPr>
          <w:rFonts w:cs="Arial"/>
          <w:color w:val="365F91" w:themeColor="accent1" w:themeShade="BF"/>
          <w:sz w:val="22"/>
          <w:szCs w:val="22"/>
        </w:rPr>
        <w:t xml:space="preserve">Il s’agit du rapprochement du solde et des </w:t>
      </w:r>
      <w:r w:rsidR="00CD1BF5" w:rsidRPr="00E33100">
        <w:rPr>
          <w:rFonts w:cs="Arial"/>
          <w:color w:val="365F91" w:themeColor="accent1" w:themeShade="BF"/>
          <w:sz w:val="22"/>
          <w:szCs w:val="22"/>
        </w:rPr>
        <w:t xml:space="preserve">mouvements de liquidité obtenu de la </w:t>
      </w:r>
      <w:r w:rsidR="00AA5E8F" w:rsidRPr="00E33100">
        <w:rPr>
          <w:rFonts w:cs="Arial"/>
          <w:color w:val="365F91" w:themeColor="accent1" w:themeShade="BF"/>
          <w:sz w:val="22"/>
          <w:szCs w:val="22"/>
        </w:rPr>
        <w:t>Société de Gestion</w:t>
      </w:r>
      <w:r w:rsidR="00CD1BF5" w:rsidRPr="00E33100">
        <w:rPr>
          <w:rFonts w:cs="Arial"/>
          <w:color w:val="365F91" w:themeColor="accent1" w:themeShade="BF"/>
          <w:sz w:val="22"/>
          <w:szCs w:val="22"/>
        </w:rPr>
        <w:t xml:space="preserve"> avec ceux enregistrés sur le compte de l'OPCVM</w:t>
      </w:r>
      <w:r w:rsidR="00AA5E8F" w:rsidRPr="00E33100">
        <w:rPr>
          <w:rFonts w:cs="Arial"/>
          <w:color w:val="365F91" w:themeColor="accent1" w:themeShade="BF"/>
          <w:sz w:val="22"/>
          <w:szCs w:val="22"/>
        </w:rPr>
        <w:t>.</w:t>
      </w:r>
    </w:p>
    <w:p w14:paraId="793B7A71" w14:textId="77777777" w:rsidR="00D434E2" w:rsidRPr="000E1DA6" w:rsidRDefault="00ED5AFA" w:rsidP="00D434E2">
      <w:pPr>
        <w:jc w:val="both"/>
        <w:rPr>
          <w:rFonts w:cs="Arial"/>
          <w:color w:val="365F91" w:themeColor="accent1" w:themeShade="BF"/>
          <w:sz w:val="22"/>
          <w:szCs w:val="22"/>
        </w:rPr>
      </w:pPr>
      <w:r w:rsidRPr="00E33100">
        <w:rPr>
          <w:rFonts w:cs="Arial"/>
          <w:b/>
          <w:i/>
          <w:color w:val="365F91" w:themeColor="accent1" w:themeShade="BF"/>
          <w:sz w:val="22"/>
          <w:szCs w:val="22"/>
        </w:rPr>
        <w:t>Rapprochement des porteurs de parts :</w:t>
      </w:r>
      <w:r w:rsidRPr="00E33100">
        <w:rPr>
          <w:rFonts w:cs="Arial"/>
          <w:color w:val="365F91" w:themeColor="accent1" w:themeShade="BF"/>
          <w:sz w:val="22"/>
          <w:szCs w:val="22"/>
        </w:rPr>
        <w:t xml:space="preserve"> </w:t>
      </w:r>
      <w:r w:rsidRPr="000E1DA6">
        <w:rPr>
          <w:rFonts w:cs="Arial"/>
          <w:color w:val="365F91" w:themeColor="accent1" w:themeShade="BF"/>
          <w:sz w:val="22"/>
          <w:szCs w:val="22"/>
        </w:rPr>
        <w:t>c’est le rapprochement entre le nombre de parts obtenu de la société de gestion et celui inscrit dans ses livres.</w:t>
      </w:r>
    </w:p>
    <w:p w14:paraId="79D52D65" w14:textId="55B67F04" w:rsidR="00DD7326" w:rsidRPr="00070B0C" w:rsidDel="00144615" w:rsidRDefault="00DD7326" w:rsidP="00D434E2">
      <w:pPr>
        <w:jc w:val="both"/>
        <w:rPr>
          <w:rFonts w:cs="Arial"/>
          <w:color w:val="0070C0"/>
          <w:sz w:val="22"/>
          <w:szCs w:val="22"/>
          <w:u w:val="single"/>
        </w:rPr>
      </w:pPr>
      <w:moveFromRangeStart w:id="222" w:author="ZNIBER Mohammed Elarabi" w:date="2018-03-01T11:04:00Z" w:name="move507665623"/>
      <w:moveFrom w:id="223" w:author="ZNIBER Mohammed Elarabi" w:date="2018-03-01T11:04:00Z">
        <w:r w:rsidRPr="00070B0C" w:rsidDel="00144615">
          <w:rPr>
            <w:rFonts w:cs="Arial"/>
            <w:color w:val="0070C0"/>
            <w:sz w:val="22"/>
            <w:szCs w:val="22"/>
            <w:u w:val="single"/>
          </w:rPr>
          <w:t xml:space="preserve">Au moins une fois par moi : </w:t>
        </w:r>
      </w:moveFrom>
    </w:p>
    <w:p w14:paraId="023B6EB6" w14:textId="5ADF2D38" w:rsidR="007F2B1C" w:rsidRPr="000E1DA6" w:rsidDel="00144615" w:rsidRDefault="007F2B1C" w:rsidP="0094370E">
      <w:pPr>
        <w:jc w:val="both"/>
        <w:rPr>
          <w:rFonts w:cs="Arial"/>
          <w:color w:val="365F91" w:themeColor="accent1" w:themeShade="BF"/>
          <w:sz w:val="22"/>
          <w:szCs w:val="22"/>
        </w:rPr>
      </w:pPr>
      <w:moveFrom w:id="224" w:author="ZNIBER Mohammed Elarabi" w:date="2018-03-01T11:04:00Z">
        <w:r w:rsidRPr="00E33100" w:rsidDel="00144615">
          <w:rPr>
            <w:rFonts w:cs="Arial"/>
            <w:b/>
            <w:i/>
            <w:color w:val="365F91" w:themeColor="accent1" w:themeShade="BF"/>
            <w:sz w:val="22"/>
            <w:szCs w:val="22"/>
          </w:rPr>
          <w:t>Rapprochement des relevés de comptes étranger</w:t>
        </w:r>
        <w:r w:rsidRPr="00E33100" w:rsidDel="00144615">
          <w:rPr>
            <w:rFonts w:cs="Arial"/>
            <w:color w:val="365F91" w:themeColor="accent1" w:themeShade="BF"/>
            <w:sz w:val="22"/>
            <w:szCs w:val="22"/>
          </w:rPr>
          <w:t xml:space="preserve"> : L’établissement dépositaire s’assure de la fiabilité de ses propres écritures concernant les placements réalisés </w:t>
        </w:r>
        <w:r w:rsidRPr="000E1DA6" w:rsidDel="00144615">
          <w:rPr>
            <w:rFonts w:cs="Arial"/>
            <w:color w:val="365F91" w:themeColor="accent1" w:themeShade="BF"/>
            <w:sz w:val="22"/>
            <w:szCs w:val="22"/>
          </w:rPr>
          <w:t>par les OPCVM à l’étranger et ce, en les rapprochant avec les relevés fournis par les teneurs de comptes étrangers.</w:t>
        </w:r>
      </w:moveFrom>
    </w:p>
    <w:p w14:paraId="3D12E8B3" w14:textId="3ED6B59B" w:rsidR="00902E91" w:rsidRPr="00D21071" w:rsidRDefault="00C8036B" w:rsidP="004A6484">
      <w:pPr>
        <w:pStyle w:val="T3"/>
      </w:pPr>
      <w:moveFrom w:id="225" w:author="ZNIBER Mohammed Elarabi" w:date="2018-03-01T11:04:00Z">
        <w:r w:rsidRPr="00D21071" w:rsidDel="00144615">
          <w:t xml:space="preserve"> </w:t>
        </w:r>
      </w:moveFrom>
      <w:moveFromRangeEnd w:id="222"/>
      <w:r w:rsidRPr="00D21071">
        <w:t xml:space="preserve">Inventaire des actifs détenus par un OPCVM </w:t>
      </w:r>
    </w:p>
    <w:p w14:paraId="1975F7CB" w14:textId="77777777" w:rsidR="002650EE" w:rsidRPr="000E1DA6" w:rsidRDefault="00C8036B" w:rsidP="0094370E">
      <w:pPr>
        <w:jc w:val="both"/>
        <w:rPr>
          <w:rFonts w:cs="Arial"/>
          <w:color w:val="365F91" w:themeColor="accent1" w:themeShade="BF"/>
          <w:sz w:val="22"/>
          <w:szCs w:val="22"/>
        </w:rPr>
      </w:pPr>
      <w:r w:rsidRPr="000E1DA6">
        <w:rPr>
          <w:rFonts w:cs="Arial"/>
          <w:color w:val="365F91" w:themeColor="accent1" w:themeShade="BF"/>
          <w:sz w:val="22"/>
          <w:szCs w:val="22"/>
        </w:rPr>
        <w:t xml:space="preserve">L’établissement dépositaire établit et certifie, </w:t>
      </w:r>
      <w:r w:rsidRPr="00070B0C">
        <w:rPr>
          <w:rFonts w:cs="Arial"/>
          <w:color w:val="0070C0"/>
          <w:sz w:val="22"/>
          <w:szCs w:val="22"/>
        </w:rPr>
        <w:t>au moins une fois par trimestre</w:t>
      </w:r>
      <w:r w:rsidRPr="00070B0C">
        <w:rPr>
          <w:rFonts w:cs="Arial"/>
          <w:color w:val="000000" w:themeColor="text1"/>
          <w:sz w:val="22"/>
          <w:szCs w:val="22"/>
        </w:rPr>
        <w:t>,</w:t>
      </w:r>
      <w:r w:rsidRPr="00070B0C">
        <w:rPr>
          <w:rFonts w:cs="Arial"/>
          <w:sz w:val="22"/>
          <w:szCs w:val="22"/>
        </w:rPr>
        <w:t xml:space="preserve"> </w:t>
      </w:r>
      <w:r w:rsidRPr="000E1DA6">
        <w:rPr>
          <w:rFonts w:cs="Arial"/>
          <w:color w:val="365F91" w:themeColor="accent1" w:themeShade="BF"/>
          <w:sz w:val="22"/>
          <w:szCs w:val="22"/>
        </w:rPr>
        <w:t xml:space="preserve">l’inventaire des actifs de l'OPCVM. </w:t>
      </w:r>
    </w:p>
    <w:p w14:paraId="5DAFEC47" w14:textId="2CEB9D52" w:rsidR="001E6CD4" w:rsidRDefault="00902E91" w:rsidP="0094370E">
      <w:pPr>
        <w:jc w:val="both"/>
        <w:rPr>
          <w:ins w:id="226" w:author="ZNIBER Mohammed Elarabi" w:date="2017-12-18T22:00:00Z"/>
          <w:rFonts w:cs="Arial"/>
          <w:color w:val="365F91" w:themeColor="accent1" w:themeShade="BF"/>
          <w:sz w:val="22"/>
          <w:szCs w:val="22"/>
        </w:rPr>
      </w:pPr>
      <w:r w:rsidRPr="000E1DA6">
        <w:rPr>
          <w:rFonts w:cs="Arial"/>
          <w:color w:val="365F91" w:themeColor="accent1" w:themeShade="BF"/>
          <w:sz w:val="22"/>
          <w:szCs w:val="22"/>
        </w:rPr>
        <w:t>Il</w:t>
      </w:r>
      <w:r w:rsidR="00C8036B" w:rsidRPr="000E1DA6">
        <w:rPr>
          <w:rFonts w:cs="Arial"/>
          <w:color w:val="365F91" w:themeColor="accent1" w:themeShade="BF"/>
          <w:sz w:val="22"/>
          <w:szCs w:val="22"/>
        </w:rPr>
        <w:t xml:space="preserve"> tient l’inventaire dûment certifié </w:t>
      </w:r>
      <w:commentRangeStart w:id="227"/>
      <w:commentRangeStart w:id="228"/>
      <w:ins w:id="229" w:author="ZNIBER Mohammed Elarabi" w:date="2017-12-18T22:14:00Z">
        <w:del w:id="230" w:author="Hasnaâ BARZALI" w:date="2017-12-25T11:03:00Z">
          <w:r w:rsidR="00A34BEC" w:rsidDel="00BF0414">
            <w:rPr>
              <w:rFonts w:cs="Arial"/>
              <w:color w:val="365F91" w:themeColor="accent1" w:themeShade="BF"/>
              <w:sz w:val="22"/>
              <w:szCs w:val="22"/>
            </w:rPr>
            <w:delText xml:space="preserve">par le dépositaire et la SDG </w:delText>
          </w:r>
        </w:del>
      </w:ins>
      <w:commentRangeEnd w:id="227"/>
      <w:r w:rsidR="00BF0414">
        <w:rPr>
          <w:rStyle w:val="Marquedecommentaire"/>
        </w:rPr>
        <w:commentReference w:id="227"/>
      </w:r>
      <w:commentRangeEnd w:id="228"/>
      <w:r w:rsidR="0077498B">
        <w:rPr>
          <w:rStyle w:val="Marquedecommentaire"/>
        </w:rPr>
        <w:commentReference w:id="228"/>
      </w:r>
      <w:r w:rsidR="00C8036B" w:rsidRPr="000E1DA6">
        <w:rPr>
          <w:rFonts w:cs="Arial"/>
          <w:color w:val="365F91" w:themeColor="accent1" w:themeShade="BF"/>
          <w:sz w:val="22"/>
          <w:szCs w:val="22"/>
        </w:rPr>
        <w:t>à la disposition du commissaire aux comptes de l’OPCVM, des porteurs de parts ou actionnaires et de toute personne assermentée et spécialement commissionnée par</w:t>
      </w:r>
      <w:r w:rsidR="00ED5AFA" w:rsidRPr="000E1DA6">
        <w:rPr>
          <w:rFonts w:cs="Arial"/>
          <w:color w:val="365F91" w:themeColor="accent1" w:themeShade="BF"/>
          <w:sz w:val="22"/>
          <w:szCs w:val="22"/>
        </w:rPr>
        <w:t xml:space="preserve"> l’AMMC</w:t>
      </w:r>
      <w:r w:rsidR="00C8036B" w:rsidRPr="000E1DA6">
        <w:rPr>
          <w:rFonts w:cs="Arial"/>
          <w:color w:val="365F91" w:themeColor="accent1" w:themeShade="BF"/>
          <w:sz w:val="22"/>
          <w:szCs w:val="22"/>
        </w:rPr>
        <w:t>.</w:t>
      </w:r>
    </w:p>
    <w:p w14:paraId="41084F36" w14:textId="77777777" w:rsidR="00030CDE" w:rsidRPr="000E1DA6" w:rsidRDefault="00030CDE" w:rsidP="0094370E">
      <w:pPr>
        <w:jc w:val="both"/>
        <w:rPr>
          <w:rFonts w:cs="Arial"/>
          <w:color w:val="365F91" w:themeColor="accent1" w:themeShade="BF"/>
          <w:sz w:val="22"/>
          <w:szCs w:val="22"/>
        </w:rPr>
      </w:pPr>
      <w:ins w:id="231" w:author="ZNIBER Mohammed Elarabi" w:date="2017-12-18T22:00:00Z">
        <w:r>
          <w:rPr>
            <w:rFonts w:cs="Arial"/>
            <w:color w:val="365F91" w:themeColor="accent1" w:themeShade="BF"/>
            <w:sz w:val="22"/>
            <w:szCs w:val="22"/>
          </w:rPr>
          <w:t>L’inventaire des actifs est présenté avant souscription/rachat du jour d’arr</w:t>
        </w:r>
      </w:ins>
      <w:ins w:id="232" w:author="ZNIBER Mohammed Elarabi" w:date="2017-12-18T22:01:00Z">
        <w:r>
          <w:rPr>
            <w:rFonts w:cs="Arial"/>
            <w:color w:val="365F91" w:themeColor="accent1" w:themeShade="BF"/>
            <w:sz w:val="22"/>
            <w:szCs w:val="22"/>
          </w:rPr>
          <w:t>êté</w:t>
        </w:r>
      </w:ins>
      <w:ins w:id="233" w:author="ZNIBER Mohammed Elarabi" w:date="2017-12-18T22:02:00Z">
        <w:r w:rsidR="00C55E4F">
          <w:rPr>
            <w:rFonts w:cs="Arial"/>
            <w:color w:val="365F91" w:themeColor="accent1" w:themeShade="BF"/>
            <w:sz w:val="22"/>
            <w:szCs w:val="22"/>
          </w:rPr>
          <w:t>, à l’exception de l’arrêté comptable des fonds qui doit être présenté après souscription/rachat.</w:t>
        </w:r>
      </w:ins>
    </w:p>
    <w:p w14:paraId="76D3A846" w14:textId="77777777" w:rsidR="0094370E" w:rsidRPr="00D21071" w:rsidRDefault="0094370E" w:rsidP="004A6484">
      <w:pPr>
        <w:pStyle w:val="T3"/>
      </w:pPr>
      <w:r w:rsidRPr="00D21071">
        <w:t>L’exécution des instructions de</w:t>
      </w:r>
      <w:r w:rsidR="0031297B" w:rsidRPr="00D21071">
        <w:t xml:space="preserve"> l’OPCVM ou de</w:t>
      </w:r>
      <w:r w:rsidRPr="00D21071">
        <w:t xml:space="preserve"> la Société de Gestion</w:t>
      </w:r>
    </w:p>
    <w:p w14:paraId="30EB8795" w14:textId="77777777" w:rsidR="00DF7E25" w:rsidRPr="000E1DA6" w:rsidRDefault="00DF7E25" w:rsidP="00300379">
      <w:pPr>
        <w:jc w:val="both"/>
        <w:rPr>
          <w:rFonts w:cs="Arial"/>
          <w:color w:val="365F91" w:themeColor="accent1" w:themeShade="BF"/>
          <w:sz w:val="22"/>
          <w:szCs w:val="22"/>
        </w:rPr>
      </w:pPr>
      <w:r w:rsidRPr="000E1DA6">
        <w:rPr>
          <w:rFonts w:cs="Arial"/>
          <w:color w:val="365F91" w:themeColor="accent1" w:themeShade="BF"/>
          <w:sz w:val="22"/>
          <w:szCs w:val="22"/>
        </w:rPr>
        <w:lastRenderedPageBreak/>
        <w:t xml:space="preserve">Pour mouvementer les comptes </w:t>
      </w:r>
      <w:r w:rsidR="00645298" w:rsidRPr="000E1DA6">
        <w:rPr>
          <w:rFonts w:cs="Arial"/>
          <w:color w:val="365F91" w:themeColor="accent1" w:themeShade="BF"/>
          <w:sz w:val="22"/>
          <w:szCs w:val="22"/>
        </w:rPr>
        <w:t>t</w:t>
      </w:r>
      <w:r w:rsidRPr="000E1DA6">
        <w:rPr>
          <w:rFonts w:cs="Arial"/>
          <w:color w:val="365F91" w:themeColor="accent1" w:themeShade="BF"/>
          <w:sz w:val="22"/>
          <w:szCs w:val="22"/>
        </w:rPr>
        <w:t>itres et espèces de l’OPCVM, Il faut toujours une instruction de cet OPCVM ou de la société de gestion.</w:t>
      </w:r>
    </w:p>
    <w:p w14:paraId="56BD263C" w14:textId="77777777" w:rsidR="00771777" w:rsidRPr="000E1DA6" w:rsidRDefault="00300379" w:rsidP="00300379">
      <w:pPr>
        <w:jc w:val="both"/>
        <w:rPr>
          <w:rFonts w:cs="Arial"/>
          <w:color w:val="365F91" w:themeColor="accent1" w:themeShade="BF"/>
          <w:sz w:val="22"/>
          <w:szCs w:val="22"/>
        </w:rPr>
      </w:pPr>
      <w:r w:rsidRPr="000E1DA6">
        <w:rPr>
          <w:rFonts w:cs="Arial"/>
          <w:color w:val="365F91" w:themeColor="accent1" w:themeShade="BF"/>
          <w:sz w:val="22"/>
          <w:szCs w:val="22"/>
        </w:rPr>
        <w:t>Sous réserves des dispositions légales permettant, dans certains cas, le prélèvement d’office sur un compte espèces, l’établissement dépositaire</w:t>
      </w:r>
      <w:r w:rsidR="00771777" w:rsidRPr="000E1DA6">
        <w:rPr>
          <w:rFonts w:cs="Arial"/>
          <w:color w:val="365F91" w:themeColor="accent1" w:themeShade="BF"/>
          <w:sz w:val="22"/>
          <w:szCs w:val="22"/>
        </w:rPr>
        <w:t> :</w:t>
      </w:r>
    </w:p>
    <w:p w14:paraId="3170B419" w14:textId="77777777" w:rsidR="004C0573" w:rsidRPr="000E1DA6" w:rsidRDefault="00A57890" w:rsidP="00143B41">
      <w:pPr>
        <w:pStyle w:val="Paragraphedeliste"/>
        <w:numPr>
          <w:ilvl w:val="0"/>
          <w:numId w:val="7"/>
        </w:numPr>
        <w:jc w:val="both"/>
        <w:rPr>
          <w:rFonts w:cs="Arial"/>
          <w:color w:val="365F91" w:themeColor="accent1" w:themeShade="BF"/>
          <w:sz w:val="22"/>
          <w:szCs w:val="22"/>
        </w:rPr>
      </w:pPr>
      <w:r w:rsidRPr="00070B0C">
        <w:rPr>
          <w:rFonts w:cs="Arial"/>
          <w:color w:val="0070C0"/>
          <w:sz w:val="22"/>
          <w:szCs w:val="22"/>
        </w:rPr>
        <w:t xml:space="preserve">Assure le règlement livraison </w:t>
      </w:r>
      <w:r w:rsidRPr="000E1DA6">
        <w:rPr>
          <w:rFonts w:cs="Arial"/>
          <w:color w:val="365F91" w:themeColor="accent1" w:themeShade="BF"/>
          <w:sz w:val="22"/>
          <w:szCs w:val="22"/>
        </w:rPr>
        <w:t>des opérations initiées</w:t>
      </w:r>
      <w:r w:rsidR="005B14AC" w:rsidRPr="000E1DA6">
        <w:rPr>
          <w:rFonts w:cs="Arial"/>
          <w:color w:val="365F91" w:themeColor="accent1" w:themeShade="BF"/>
          <w:sz w:val="22"/>
          <w:szCs w:val="22"/>
        </w:rPr>
        <w:t xml:space="preserve">, au Maroc ou à l’étranger, </w:t>
      </w:r>
      <w:r w:rsidRPr="000E1DA6">
        <w:rPr>
          <w:rFonts w:cs="Arial"/>
          <w:color w:val="365F91" w:themeColor="accent1" w:themeShade="BF"/>
          <w:sz w:val="22"/>
          <w:szCs w:val="22"/>
        </w:rPr>
        <w:t xml:space="preserve"> par l’OPCVM ou </w:t>
      </w:r>
      <w:r w:rsidR="005B14AC" w:rsidRPr="000E1DA6">
        <w:rPr>
          <w:rFonts w:cs="Arial"/>
          <w:color w:val="365F91" w:themeColor="accent1" w:themeShade="BF"/>
          <w:sz w:val="22"/>
          <w:szCs w:val="22"/>
        </w:rPr>
        <w:t>la société de gestion.</w:t>
      </w:r>
    </w:p>
    <w:p w14:paraId="4BB9F6ED" w14:textId="77777777" w:rsidR="00300379" w:rsidRPr="000E1DA6" w:rsidRDefault="00771777" w:rsidP="00143B41">
      <w:pPr>
        <w:pStyle w:val="Paragraphedeliste"/>
        <w:numPr>
          <w:ilvl w:val="0"/>
          <w:numId w:val="7"/>
        </w:numPr>
        <w:jc w:val="both"/>
        <w:rPr>
          <w:rFonts w:cs="Arial"/>
          <w:color w:val="365F91" w:themeColor="accent1" w:themeShade="BF"/>
          <w:sz w:val="22"/>
          <w:szCs w:val="22"/>
        </w:rPr>
      </w:pPr>
      <w:r w:rsidRPr="00070B0C">
        <w:rPr>
          <w:rFonts w:cs="Arial"/>
          <w:color w:val="0070C0"/>
          <w:sz w:val="22"/>
          <w:szCs w:val="22"/>
        </w:rPr>
        <w:t>N</w:t>
      </w:r>
      <w:r w:rsidR="00300379" w:rsidRPr="00070B0C">
        <w:rPr>
          <w:rFonts w:cs="Arial"/>
          <w:color w:val="0070C0"/>
          <w:sz w:val="22"/>
          <w:szCs w:val="22"/>
        </w:rPr>
        <w:t>e peut utiliser les actifs</w:t>
      </w:r>
      <w:r w:rsidR="00300379" w:rsidRPr="00070B0C">
        <w:rPr>
          <w:rFonts w:cs="Arial"/>
          <w:sz w:val="22"/>
          <w:szCs w:val="22"/>
        </w:rPr>
        <w:t xml:space="preserve"> </w:t>
      </w:r>
      <w:r w:rsidR="00300379" w:rsidRPr="000E1DA6">
        <w:rPr>
          <w:rFonts w:cs="Arial"/>
          <w:color w:val="365F91" w:themeColor="accent1" w:themeShade="BF"/>
          <w:sz w:val="22"/>
          <w:szCs w:val="22"/>
        </w:rPr>
        <w:t xml:space="preserve">dont il assure la conservation sans instruction de </w:t>
      </w:r>
      <w:r w:rsidR="002D3C38" w:rsidRPr="000E1DA6">
        <w:rPr>
          <w:rFonts w:cs="Arial"/>
          <w:color w:val="365F91" w:themeColor="accent1" w:themeShade="BF"/>
          <w:sz w:val="22"/>
          <w:szCs w:val="22"/>
        </w:rPr>
        <w:t>l’OPCVM</w:t>
      </w:r>
      <w:r w:rsidR="00300379" w:rsidRPr="000E1DA6">
        <w:rPr>
          <w:rFonts w:cs="Arial"/>
          <w:color w:val="365F91" w:themeColor="accent1" w:themeShade="BF"/>
          <w:sz w:val="22"/>
          <w:szCs w:val="22"/>
        </w:rPr>
        <w:t xml:space="preserve"> ou de l’établissement de gestion, à l'exception des mouvements issus d'</w:t>
      </w:r>
      <w:r w:rsidRPr="000E1DA6">
        <w:rPr>
          <w:rFonts w:cs="Arial"/>
          <w:color w:val="365F91" w:themeColor="accent1" w:themeShade="BF"/>
          <w:sz w:val="22"/>
          <w:szCs w:val="22"/>
        </w:rPr>
        <w:t>Opérations Sur Titres (OST)</w:t>
      </w:r>
      <w:r w:rsidR="00300379" w:rsidRPr="000E1DA6">
        <w:rPr>
          <w:rFonts w:cs="Arial"/>
          <w:color w:val="365F91" w:themeColor="accent1" w:themeShade="BF"/>
          <w:sz w:val="22"/>
          <w:szCs w:val="22"/>
        </w:rPr>
        <w:t xml:space="preserve"> à caractère obligatoire.</w:t>
      </w:r>
    </w:p>
    <w:p w14:paraId="3842C5C1" w14:textId="6968428B" w:rsidR="0094370E" w:rsidRPr="00F46EA9" w:rsidRDefault="00771777" w:rsidP="00143B41">
      <w:pPr>
        <w:pStyle w:val="Paragraphedeliste"/>
        <w:numPr>
          <w:ilvl w:val="0"/>
          <w:numId w:val="7"/>
        </w:numPr>
        <w:jc w:val="both"/>
        <w:rPr>
          <w:rFonts w:cs="Arial"/>
          <w:color w:val="auto"/>
          <w:sz w:val="22"/>
          <w:szCs w:val="22"/>
        </w:rPr>
      </w:pPr>
      <w:commentRangeStart w:id="234"/>
      <w:commentRangeStart w:id="235"/>
      <w:r w:rsidRPr="00070B0C">
        <w:rPr>
          <w:rFonts w:cs="Arial"/>
          <w:color w:val="0070C0"/>
          <w:sz w:val="22"/>
          <w:szCs w:val="22"/>
        </w:rPr>
        <w:t>I</w:t>
      </w:r>
      <w:r w:rsidR="007D6DDD" w:rsidRPr="00070B0C">
        <w:rPr>
          <w:rFonts w:cs="Arial"/>
          <w:color w:val="0070C0"/>
          <w:sz w:val="22"/>
          <w:szCs w:val="22"/>
        </w:rPr>
        <w:t>nforme</w:t>
      </w:r>
      <w:r w:rsidR="007D6DDD" w:rsidRPr="00070B0C">
        <w:rPr>
          <w:rFonts w:cs="Arial"/>
          <w:sz w:val="22"/>
          <w:szCs w:val="22"/>
        </w:rPr>
        <w:t xml:space="preserve">, </w:t>
      </w:r>
      <w:r w:rsidR="007D6DDD" w:rsidRPr="000E1DA6">
        <w:rPr>
          <w:rFonts w:cs="Arial"/>
          <w:color w:val="365F91" w:themeColor="accent1" w:themeShade="BF"/>
          <w:sz w:val="22"/>
          <w:szCs w:val="22"/>
        </w:rPr>
        <w:t xml:space="preserve">par écrit et dès qu’il en aura pris connaissance, la société de gestion </w:t>
      </w:r>
      <w:ins w:id="236" w:author="Hasnaâ BARZALI" w:date="2018-01-10T11:40:00Z">
        <w:r w:rsidR="009178BD" w:rsidRPr="00F832C1">
          <w:rPr>
            <w:rFonts w:cs="Arial"/>
            <w:color w:val="000000"/>
            <w:sz w:val="22"/>
            <w:szCs w:val="22"/>
          </w:rPr>
          <w:t xml:space="preserve">des évènements affectant la vie des titres </w:t>
        </w:r>
      </w:ins>
      <w:del w:id="237" w:author="Hasnaâ BARZALI" w:date="2018-01-10T11:40:00Z">
        <w:r w:rsidR="004C0573" w:rsidRPr="00070B0C" w:rsidDel="009178BD">
          <w:rPr>
            <w:rFonts w:cs="Arial"/>
            <w:color w:val="0070C0"/>
            <w:sz w:val="22"/>
            <w:szCs w:val="22"/>
          </w:rPr>
          <w:delText xml:space="preserve">de toutes les OST </w:delText>
        </w:r>
        <w:r w:rsidR="007D6DDD" w:rsidRPr="00070B0C" w:rsidDel="009178BD">
          <w:rPr>
            <w:rFonts w:cs="Arial"/>
            <w:color w:val="0070C0"/>
            <w:sz w:val="22"/>
            <w:szCs w:val="22"/>
          </w:rPr>
          <w:delText xml:space="preserve">des titres </w:delText>
        </w:r>
      </w:del>
      <w:r w:rsidR="007D6DDD" w:rsidRPr="000E1DA6">
        <w:rPr>
          <w:rFonts w:cs="Arial"/>
          <w:color w:val="365F91" w:themeColor="accent1" w:themeShade="BF"/>
          <w:sz w:val="22"/>
          <w:szCs w:val="22"/>
        </w:rPr>
        <w:t>détenus</w:t>
      </w:r>
      <w:del w:id="238" w:author="Hasnaâ BARZALI" w:date="2018-01-10T11:43:00Z">
        <w:r w:rsidR="007D6DDD" w:rsidRPr="000E1DA6" w:rsidDel="00396F78">
          <w:rPr>
            <w:rFonts w:cs="Arial"/>
            <w:color w:val="365F91" w:themeColor="accent1" w:themeShade="BF"/>
            <w:sz w:val="22"/>
            <w:szCs w:val="22"/>
          </w:rPr>
          <w:delText xml:space="preserve"> </w:delText>
        </w:r>
      </w:del>
      <w:ins w:id="239" w:author="Hasnaâ BARZALI" w:date="2018-01-10T11:44:00Z">
        <w:r w:rsidR="00396F78">
          <w:rPr>
            <w:rFonts w:cs="Arial"/>
            <w:color w:val="365F91" w:themeColor="accent1" w:themeShade="BF"/>
            <w:sz w:val="22"/>
            <w:szCs w:val="22"/>
          </w:rPr>
          <w:t xml:space="preserve"> </w:t>
        </w:r>
      </w:ins>
      <w:ins w:id="240" w:author="Hasnaâ BARZALI" w:date="2018-01-10T11:43:00Z">
        <w:r w:rsidR="00396F78">
          <w:rPr>
            <w:rFonts w:cs="Arial"/>
            <w:color w:val="365F91" w:themeColor="accent1" w:themeShade="BF"/>
            <w:sz w:val="22"/>
            <w:szCs w:val="22"/>
          </w:rPr>
          <w:t xml:space="preserve">en </w:t>
        </w:r>
      </w:ins>
      <w:ins w:id="241" w:author="Hasnaâ BARZALI" w:date="2018-01-10T11:44:00Z">
        <w:r w:rsidR="00396F78">
          <w:rPr>
            <w:rFonts w:cs="Arial"/>
            <w:color w:val="365F91" w:themeColor="accent1" w:themeShade="BF"/>
            <w:sz w:val="22"/>
            <w:szCs w:val="22"/>
          </w:rPr>
          <w:t>portefeuille</w:t>
        </w:r>
      </w:ins>
      <w:del w:id="242" w:author="Hasnaâ BARZALI" w:date="2018-01-10T11:43:00Z">
        <w:r w:rsidR="004C0573" w:rsidRPr="000E1DA6" w:rsidDel="00396F78">
          <w:rPr>
            <w:rFonts w:cs="Arial"/>
            <w:color w:val="365F91" w:themeColor="accent1" w:themeShade="BF"/>
            <w:sz w:val="22"/>
            <w:szCs w:val="22"/>
          </w:rPr>
          <w:delText>par l’OPCVM</w:delText>
        </w:r>
      </w:del>
      <w:r w:rsidR="004C0573" w:rsidRPr="000E1DA6">
        <w:rPr>
          <w:rFonts w:cs="Arial"/>
          <w:color w:val="365F91" w:themeColor="accent1" w:themeShade="BF"/>
          <w:sz w:val="22"/>
          <w:szCs w:val="22"/>
        </w:rPr>
        <w:t>.</w:t>
      </w:r>
      <w:commentRangeEnd w:id="234"/>
      <w:r w:rsidR="0027216C">
        <w:rPr>
          <w:rStyle w:val="Marquedecommentaire"/>
        </w:rPr>
        <w:commentReference w:id="234"/>
      </w:r>
      <w:commentRangeEnd w:id="235"/>
      <w:r w:rsidR="00902650">
        <w:rPr>
          <w:rStyle w:val="Marquedecommentaire"/>
        </w:rPr>
        <w:commentReference w:id="235"/>
      </w:r>
    </w:p>
    <w:p w14:paraId="74A946EA" w14:textId="77777777" w:rsidR="003D1507" w:rsidRPr="003D1507" w:rsidRDefault="003D1507" w:rsidP="003D1507">
      <w:pPr>
        <w:autoSpaceDE w:val="0"/>
        <w:autoSpaceDN w:val="0"/>
        <w:adjustRightInd w:val="0"/>
        <w:spacing w:after="0" w:line="240" w:lineRule="auto"/>
        <w:rPr>
          <w:rFonts w:cs="Arial"/>
          <w:color w:val="0070C0"/>
          <w:sz w:val="22"/>
          <w:szCs w:val="22"/>
          <w:u w:val="single"/>
        </w:rPr>
      </w:pPr>
      <w:r w:rsidRPr="003D1507">
        <w:rPr>
          <w:rFonts w:cs="Arial"/>
          <w:color w:val="0070C0"/>
          <w:sz w:val="22"/>
          <w:szCs w:val="22"/>
          <w:u w:val="single"/>
        </w:rPr>
        <w:t>Opérations de placement à l’étranger :</w:t>
      </w:r>
    </w:p>
    <w:p w14:paraId="1D127BFE" w14:textId="77777777" w:rsidR="003D1507" w:rsidRDefault="003D1507" w:rsidP="003D1507">
      <w:pPr>
        <w:autoSpaceDE w:val="0"/>
        <w:autoSpaceDN w:val="0"/>
        <w:adjustRightInd w:val="0"/>
        <w:spacing w:after="0" w:line="240" w:lineRule="auto"/>
        <w:rPr>
          <w:rFonts w:cs="Arial"/>
          <w:color w:val="0070C0"/>
          <w:sz w:val="22"/>
          <w:szCs w:val="22"/>
        </w:rPr>
      </w:pPr>
    </w:p>
    <w:p w14:paraId="692B71D9" w14:textId="77777777" w:rsidR="006201A9" w:rsidRPr="000E1DA6" w:rsidRDefault="006201A9" w:rsidP="006201A9">
      <w:pPr>
        <w:jc w:val="both"/>
        <w:rPr>
          <w:rFonts w:ascii="Baskerville Old Face" w:hAnsi="Baskerville Old Face" w:cs="Baskerville Old Face"/>
          <w:color w:val="365F91" w:themeColor="accent1" w:themeShade="BF"/>
          <w:sz w:val="23"/>
          <w:szCs w:val="23"/>
        </w:rPr>
      </w:pPr>
      <w:r w:rsidRPr="000E1DA6">
        <w:rPr>
          <w:rFonts w:cs="Arial"/>
          <w:color w:val="365F91" w:themeColor="accent1" w:themeShade="BF"/>
          <w:sz w:val="22"/>
          <w:szCs w:val="22"/>
        </w:rPr>
        <w:t xml:space="preserve">Les opérations de placements en devises par un OPCVM doivent être effectuées dans les pays membres de l’Organisation de Coopération et de Développement Economique (OCDE) et/ou les pays membres de l’Union Européenne (UE) et/ou dans les pays de l’Union du Maghreb Arabe (UMA). </w:t>
      </w:r>
    </w:p>
    <w:p w14:paraId="42BB82F9" w14:textId="77777777" w:rsidR="003D1507" w:rsidRPr="000E1DA6" w:rsidRDefault="003D1507" w:rsidP="003D1507">
      <w:pPr>
        <w:autoSpaceDE w:val="0"/>
        <w:autoSpaceDN w:val="0"/>
        <w:adjustRightInd w:val="0"/>
        <w:spacing w:after="0" w:line="240" w:lineRule="auto"/>
        <w:rPr>
          <w:rFonts w:cs="Arial"/>
          <w:color w:val="365F91" w:themeColor="accent1" w:themeShade="BF"/>
          <w:sz w:val="22"/>
          <w:szCs w:val="22"/>
        </w:rPr>
      </w:pPr>
      <w:r w:rsidRPr="000E1DA6">
        <w:rPr>
          <w:rFonts w:cs="Arial"/>
          <w:color w:val="365F91" w:themeColor="accent1" w:themeShade="BF"/>
          <w:sz w:val="22"/>
          <w:szCs w:val="22"/>
        </w:rPr>
        <w:t xml:space="preserve">Pour ses opérations de placements à l’étranger, l’OPCVM est autorisé à investir dans les produits financiers suivants : </w:t>
      </w:r>
    </w:p>
    <w:p w14:paraId="2E9C6EF0" w14:textId="77777777" w:rsidR="003D1507" w:rsidRPr="000E1DA6" w:rsidRDefault="003D1507" w:rsidP="00143B41">
      <w:pPr>
        <w:pStyle w:val="Paragraphedeliste"/>
        <w:numPr>
          <w:ilvl w:val="0"/>
          <w:numId w:val="17"/>
        </w:numPr>
        <w:autoSpaceDE w:val="0"/>
        <w:autoSpaceDN w:val="0"/>
        <w:adjustRightInd w:val="0"/>
        <w:spacing w:after="20" w:line="240" w:lineRule="auto"/>
        <w:rPr>
          <w:rFonts w:cs="Arial"/>
          <w:color w:val="365F91" w:themeColor="accent1" w:themeShade="BF"/>
          <w:sz w:val="22"/>
          <w:szCs w:val="22"/>
        </w:rPr>
      </w:pPr>
      <w:r w:rsidRPr="000E1DA6">
        <w:rPr>
          <w:rFonts w:cs="Arial"/>
          <w:color w:val="365F91" w:themeColor="accent1" w:themeShade="BF"/>
          <w:sz w:val="22"/>
          <w:szCs w:val="22"/>
        </w:rPr>
        <w:t xml:space="preserve">les dettes souveraines des pays membres de l’OCDE, UE et UMA ; </w:t>
      </w:r>
    </w:p>
    <w:p w14:paraId="4258B6EB" w14:textId="77777777" w:rsidR="003D1507" w:rsidRPr="000E1DA6" w:rsidRDefault="003D1507" w:rsidP="00143B41">
      <w:pPr>
        <w:pStyle w:val="Paragraphedeliste"/>
        <w:numPr>
          <w:ilvl w:val="0"/>
          <w:numId w:val="17"/>
        </w:numPr>
        <w:autoSpaceDE w:val="0"/>
        <w:autoSpaceDN w:val="0"/>
        <w:adjustRightInd w:val="0"/>
        <w:spacing w:after="20" w:line="240" w:lineRule="auto"/>
        <w:rPr>
          <w:rFonts w:cs="Arial"/>
          <w:color w:val="365F91" w:themeColor="accent1" w:themeShade="BF"/>
          <w:sz w:val="22"/>
          <w:szCs w:val="22"/>
        </w:rPr>
      </w:pPr>
      <w:r w:rsidRPr="000E1DA6">
        <w:rPr>
          <w:rFonts w:cs="Arial"/>
          <w:color w:val="365F91" w:themeColor="accent1" w:themeShade="BF"/>
          <w:sz w:val="22"/>
          <w:szCs w:val="22"/>
        </w:rPr>
        <w:t xml:space="preserve">les titres de </w:t>
      </w:r>
      <w:r w:rsidR="00327970" w:rsidRPr="000E1DA6">
        <w:rPr>
          <w:rFonts w:cs="Arial"/>
          <w:color w:val="365F91" w:themeColor="accent1" w:themeShade="BF"/>
          <w:sz w:val="22"/>
          <w:szCs w:val="22"/>
        </w:rPr>
        <w:t>capital côtés</w:t>
      </w:r>
      <w:r w:rsidRPr="000E1DA6">
        <w:rPr>
          <w:rFonts w:cs="Arial"/>
          <w:color w:val="365F91" w:themeColor="accent1" w:themeShade="BF"/>
          <w:sz w:val="22"/>
          <w:szCs w:val="22"/>
        </w:rPr>
        <w:t xml:space="preserve">, en spot, en bourse ou sur tout marché réglementé ; </w:t>
      </w:r>
    </w:p>
    <w:p w14:paraId="606E2505" w14:textId="77777777" w:rsidR="00327970" w:rsidRPr="000E1DA6" w:rsidRDefault="003D1507" w:rsidP="00143B41">
      <w:pPr>
        <w:pStyle w:val="Paragraphedeliste"/>
        <w:numPr>
          <w:ilvl w:val="0"/>
          <w:numId w:val="17"/>
        </w:numPr>
        <w:autoSpaceDE w:val="0"/>
        <w:autoSpaceDN w:val="0"/>
        <w:adjustRightInd w:val="0"/>
        <w:spacing w:after="20" w:line="240" w:lineRule="auto"/>
        <w:rPr>
          <w:rFonts w:cs="Arial"/>
          <w:color w:val="365F91" w:themeColor="accent1" w:themeShade="BF"/>
          <w:sz w:val="22"/>
          <w:szCs w:val="22"/>
        </w:rPr>
      </w:pPr>
      <w:r w:rsidRPr="000E1DA6">
        <w:rPr>
          <w:rFonts w:cs="Arial"/>
          <w:color w:val="365F91" w:themeColor="accent1" w:themeShade="BF"/>
          <w:sz w:val="22"/>
          <w:szCs w:val="22"/>
        </w:rPr>
        <w:t>les titres de créances dont la notation équivalente en Standard and Poor’s (S&amp;P) est au minimum A+;</w:t>
      </w:r>
    </w:p>
    <w:p w14:paraId="7C8F0DE0" w14:textId="77777777" w:rsidR="003D1507" w:rsidRPr="000E1DA6" w:rsidRDefault="003D1507" w:rsidP="00143B41">
      <w:pPr>
        <w:pStyle w:val="Paragraphedeliste"/>
        <w:numPr>
          <w:ilvl w:val="0"/>
          <w:numId w:val="17"/>
        </w:numPr>
        <w:autoSpaceDE w:val="0"/>
        <w:autoSpaceDN w:val="0"/>
        <w:adjustRightInd w:val="0"/>
        <w:spacing w:after="20" w:line="240" w:lineRule="auto"/>
        <w:rPr>
          <w:rFonts w:cs="Arial"/>
          <w:color w:val="365F91" w:themeColor="accent1" w:themeShade="BF"/>
          <w:sz w:val="22"/>
          <w:szCs w:val="22"/>
        </w:rPr>
      </w:pPr>
      <w:r w:rsidRPr="000E1DA6">
        <w:rPr>
          <w:rFonts w:cs="Arial"/>
          <w:color w:val="365F91" w:themeColor="accent1" w:themeShade="BF"/>
          <w:sz w:val="22"/>
          <w:szCs w:val="22"/>
        </w:rPr>
        <w:t xml:space="preserve">Les dépôts effectués chez des banques étrangères dont la notation financière équivalente en S&amp;P est : </w:t>
      </w:r>
    </w:p>
    <w:p w14:paraId="17143B25" w14:textId="77777777" w:rsidR="003D1507" w:rsidRPr="000E1DA6" w:rsidRDefault="003D1507" w:rsidP="00143B41">
      <w:pPr>
        <w:pStyle w:val="Paragraphedeliste"/>
        <w:numPr>
          <w:ilvl w:val="0"/>
          <w:numId w:val="18"/>
        </w:numPr>
        <w:autoSpaceDE w:val="0"/>
        <w:autoSpaceDN w:val="0"/>
        <w:adjustRightInd w:val="0"/>
        <w:spacing w:after="20" w:line="240" w:lineRule="auto"/>
        <w:rPr>
          <w:rFonts w:cs="Arial"/>
          <w:color w:val="365F91" w:themeColor="accent1" w:themeShade="BF"/>
          <w:sz w:val="22"/>
          <w:szCs w:val="22"/>
        </w:rPr>
      </w:pPr>
      <w:r w:rsidRPr="000E1DA6">
        <w:rPr>
          <w:rFonts w:cs="Arial"/>
          <w:color w:val="365F91" w:themeColor="accent1" w:themeShade="BF"/>
          <w:sz w:val="22"/>
          <w:szCs w:val="22"/>
        </w:rPr>
        <w:t xml:space="preserve">entre AA- et AAA pour le moyen et long terme ; </w:t>
      </w:r>
    </w:p>
    <w:p w14:paraId="7E2DBC26" w14:textId="77777777" w:rsidR="003D1507" w:rsidRPr="000E1DA6" w:rsidRDefault="003D1507" w:rsidP="00143B41">
      <w:pPr>
        <w:pStyle w:val="Paragraphedeliste"/>
        <w:numPr>
          <w:ilvl w:val="0"/>
          <w:numId w:val="18"/>
        </w:numPr>
        <w:autoSpaceDE w:val="0"/>
        <w:autoSpaceDN w:val="0"/>
        <w:adjustRightInd w:val="0"/>
        <w:spacing w:after="20" w:line="240" w:lineRule="auto"/>
        <w:rPr>
          <w:rFonts w:cs="Arial"/>
          <w:color w:val="365F91" w:themeColor="accent1" w:themeShade="BF"/>
          <w:sz w:val="22"/>
          <w:szCs w:val="22"/>
        </w:rPr>
      </w:pPr>
      <w:r w:rsidRPr="000E1DA6">
        <w:rPr>
          <w:rFonts w:cs="Arial"/>
          <w:color w:val="365F91" w:themeColor="accent1" w:themeShade="BF"/>
          <w:sz w:val="22"/>
          <w:szCs w:val="22"/>
        </w:rPr>
        <w:t xml:space="preserve">A-1+ pour le court terme ; </w:t>
      </w:r>
    </w:p>
    <w:p w14:paraId="3B980979" w14:textId="77777777" w:rsidR="003D1507" w:rsidRPr="00F46EA9" w:rsidRDefault="003D1507" w:rsidP="00327970">
      <w:pPr>
        <w:autoSpaceDE w:val="0"/>
        <w:autoSpaceDN w:val="0"/>
        <w:adjustRightInd w:val="0"/>
        <w:spacing w:after="0" w:line="240" w:lineRule="auto"/>
        <w:rPr>
          <w:rFonts w:cs="Arial"/>
          <w:color w:val="auto"/>
          <w:sz w:val="22"/>
          <w:szCs w:val="22"/>
        </w:rPr>
      </w:pPr>
      <w:r w:rsidRPr="000E1DA6">
        <w:rPr>
          <w:rFonts w:cs="Arial"/>
          <w:color w:val="365F91" w:themeColor="accent1" w:themeShade="BF"/>
          <w:sz w:val="22"/>
          <w:szCs w:val="22"/>
        </w:rPr>
        <w:t xml:space="preserve">- les parts ou actions d’OPC agréés par l’Autorité de marché. </w:t>
      </w:r>
    </w:p>
    <w:p w14:paraId="52B0309C" w14:textId="77777777" w:rsidR="00C24C9A" w:rsidRPr="00070B0C" w:rsidRDefault="00C24C9A" w:rsidP="002650EE">
      <w:pPr>
        <w:pStyle w:val="Paragraphedeliste"/>
        <w:jc w:val="center"/>
        <w:rPr>
          <w:rFonts w:cs="Arial"/>
          <w:sz w:val="22"/>
          <w:szCs w:val="22"/>
        </w:rPr>
      </w:pPr>
    </w:p>
    <w:p w14:paraId="4C45BFB7" w14:textId="77777777" w:rsidR="00BB3E87" w:rsidRPr="00D434E2" w:rsidRDefault="00C24C9A" w:rsidP="00C24C9A">
      <w:pPr>
        <w:pStyle w:val="Paragraphedeliste"/>
        <w:ind w:left="0"/>
        <w:jc w:val="both"/>
        <w:rPr>
          <w:rFonts w:cs="Arial"/>
          <w:color w:val="0070C0"/>
          <w:sz w:val="22"/>
          <w:szCs w:val="22"/>
          <w:u w:val="single"/>
        </w:rPr>
      </w:pPr>
      <w:r w:rsidRPr="00D434E2">
        <w:rPr>
          <w:rFonts w:cs="Arial"/>
          <w:color w:val="0070C0"/>
          <w:sz w:val="22"/>
          <w:szCs w:val="22"/>
          <w:u w:val="single"/>
        </w:rPr>
        <w:t xml:space="preserve">La société de gestion </w:t>
      </w:r>
      <w:r w:rsidR="00BB3E87" w:rsidRPr="00D434E2">
        <w:rPr>
          <w:rFonts w:cs="Arial"/>
          <w:color w:val="0070C0"/>
          <w:sz w:val="22"/>
          <w:szCs w:val="22"/>
          <w:u w:val="single"/>
        </w:rPr>
        <w:t xml:space="preserve">doit : </w:t>
      </w:r>
    </w:p>
    <w:p w14:paraId="2AD8B0AA" w14:textId="77777777" w:rsidR="00BB3E87" w:rsidRPr="00070B0C" w:rsidRDefault="00BB3E87" w:rsidP="00C24C9A">
      <w:pPr>
        <w:pStyle w:val="Paragraphedeliste"/>
        <w:ind w:left="0"/>
        <w:jc w:val="both"/>
        <w:rPr>
          <w:rFonts w:cs="Arial"/>
          <w:sz w:val="22"/>
          <w:szCs w:val="22"/>
          <w:u w:val="single"/>
        </w:rPr>
      </w:pPr>
    </w:p>
    <w:p w14:paraId="55FE33C9" w14:textId="77777777" w:rsidR="00C24C9A" w:rsidRPr="00070B0C" w:rsidRDefault="00BB3E87" w:rsidP="00143B41">
      <w:pPr>
        <w:pStyle w:val="Paragraphedeliste"/>
        <w:numPr>
          <w:ilvl w:val="0"/>
          <w:numId w:val="9"/>
        </w:numPr>
        <w:jc w:val="both"/>
        <w:rPr>
          <w:rFonts w:cs="Arial"/>
          <w:color w:val="0070C0"/>
          <w:sz w:val="22"/>
          <w:szCs w:val="22"/>
        </w:rPr>
      </w:pPr>
      <w:commentRangeStart w:id="243"/>
      <w:r w:rsidRPr="000E1DA6">
        <w:rPr>
          <w:rFonts w:cs="Arial"/>
          <w:color w:val="365F91" w:themeColor="accent1" w:themeShade="BF"/>
          <w:sz w:val="22"/>
          <w:szCs w:val="22"/>
        </w:rPr>
        <w:t>Informer</w:t>
      </w:r>
      <w:r w:rsidR="00C24C9A" w:rsidRPr="000E1DA6">
        <w:rPr>
          <w:rFonts w:cs="Arial"/>
          <w:color w:val="365F91" w:themeColor="accent1" w:themeShade="BF"/>
          <w:sz w:val="22"/>
          <w:szCs w:val="22"/>
        </w:rPr>
        <w:t xml:space="preserve"> l’établissement dépositaire de l’exécution des ordres d’achat et de vente de titres et ce, </w:t>
      </w:r>
      <w:r w:rsidR="00C24C9A" w:rsidRPr="00070B0C">
        <w:rPr>
          <w:rFonts w:cs="Arial"/>
          <w:color w:val="0070C0"/>
          <w:sz w:val="22"/>
          <w:szCs w:val="22"/>
        </w:rPr>
        <w:t xml:space="preserve">au plus tard, à la fin de la journée de </w:t>
      </w:r>
      <w:commentRangeStart w:id="244"/>
      <w:r w:rsidR="00C24C9A" w:rsidRPr="00070B0C">
        <w:rPr>
          <w:rFonts w:cs="Arial"/>
          <w:color w:val="0070C0"/>
          <w:sz w:val="22"/>
          <w:szCs w:val="22"/>
        </w:rPr>
        <w:t>l’exécution</w:t>
      </w:r>
      <w:commentRangeEnd w:id="244"/>
      <w:r w:rsidR="005B253B">
        <w:rPr>
          <w:rStyle w:val="Marquedecommentaire"/>
        </w:rPr>
        <w:commentReference w:id="244"/>
      </w:r>
      <w:r w:rsidR="00C24C9A" w:rsidRPr="00070B0C">
        <w:rPr>
          <w:rFonts w:cs="Arial"/>
          <w:color w:val="0070C0"/>
          <w:sz w:val="22"/>
          <w:szCs w:val="22"/>
        </w:rPr>
        <w:t>.</w:t>
      </w:r>
      <w:commentRangeEnd w:id="243"/>
      <w:r w:rsidR="00A60229">
        <w:rPr>
          <w:rStyle w:val="Marquedecommentaire"/>
        </w:rPr>
        <w:commentReference w:id="243"/>
      </w:r>
    </w:p>
    <w:p w14:paraId="1415918B" w14:textId="77777777" w:rsidR="00BB3E87" w:rsidRPr="00070B0C" w:rsidRDefault="00BB3E87" w:rsidP="00C24C9A">
      <w:pPr>
        <w:pStyle w:val="Paragraphedeliste"/>
        <w:ind w:left="0"/>
        <w:jc w:val="both"/>
        <w:rPr>
          <w:rFonts w:cs="Arial"/>
          <w:color w:val="0070C0"/>
          <w:sz w:val="22"/>
          <w:szCs w:val="22"/>
        </w:rPr>
      </w:pPr>
    </w:p>
    <w:p w14:paraId="1A7D4E13" w14:textId="77777777" w:rsidR="00BB3E87" w:rsidRPr="000E1DA6" w:rsidRDefault="00BB3E87" w:rsidP="00143B41">
      <w:pPr>
        <w:pStyle w:val="Paragraphedeliste"/>
        <w:numPr>
          <w:ilvl w:val="0"/>
          <w:numId w:val="9"/>
        </w:numPr>
        <w:jc w:val="both"/>
        <w:rPr>
          <w:rFonts w:cs="Arial"/>
          <w:color w:val="365F91" w:themeColor="accent1" w:themeShade="BF"/>
          <w:sz w:val="22"/>
          <w:szCs w:val="22"/>
        </w:rPr>
      </w:pPr>
      <w:r w:rsidRPr="000E1DA6">
        <w:rPr>
          <w:rFonts w:cs="Arial"/>
          <w:color w:val="365F91" w:themeColor="accent1" w:themeShade="BF"/>
          <w:sz w:val="22"/>
          <w:szCs w:val="22"/>
        </w:rPr>
        <w:t>Transmettre</w:t>
      </w:r>
      <w:r w:rsidRPr="00070B0C">
        <w:rPr>
          <w:rFonts w:cs="Arial"/>
          <w:sz w:val="22"/>
          <w:szCs w:val="22"/>
        </w:rPr>
        <w:t xml:space="preserve"> </w:t>
      </w:r>
      <w:r w:rsidRPr="00070B0C">
        <w:rPr>
          <w:rFonts w:cs="Arial"/>
          <w:color w:val="0070C0"/>
          <w:sz w:val="22"/>
          <w:szCs w:val="22"/>
        </w:rPr>
        <w:t>de manière immédiate</w:t>
      </w:r>
      <w:r w:rsidRPr="00070B0C">
        <w:rPr>
          <w:rFonts w:cs="Arial"/>
          <w:sz w:val="22"/>
          <w:szCs w:val="22"/>
        </w:rPr>
        <w:t xml:space="preserve">, </w:t>
      </w:r>
      <w:r w:rsidRPr="000E1DA6">
        <w:rPr>
          <w:rFonts w:cs="Arial"/>
          <w:color w:val="365F91" w:themeColor="accent1" w:themeShade="BF"/>
          <w:sz w:val="22"/>
          <w:szCs w:val="22"/>
        </w:rPr>
        <w:t>au(x) dépositaire(s) des OPCVM gérés, tous les engagements hors bilan conclus à l’occasion des opérations de placement à l’étranger.</w:t>
      </w:r>
    </w:p>
    <w:p w14:paraId="5428FACE" w14:textId="77777777" w:rsidR="00E726E1" w:rsidRPr="00D21071" w:rsidRDefault="00E726E1" w:rsidP="004A6484">
      <w:pPr>
        <w:pStyle w:val="T3"/>
      </w:pPr>
      <w:r w:rsidRPr="00D21071">
        <w:t>Tenu d’un relevé chronologique des opérations</w:t>
      </w:r>
    </w:p>
    <w:p w14:paraId="432A8AC0" w14:textId="77777777" w:rsidR="00E726E1" w:rsidRPr="000E1DA6" w:rsidRDefault="00E726E1" w:rsidP="00E726E1">
      <w:pPr>
        <w:pStyle w:val="Default"/>
        <w:jc w:val="both"/>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L’établissement dépositaire tient un </w:t>
      </w:r>
      <w:r w:rsidRPr="00070B0C">
        <w:rPr>
          <w:rFonts w:ascii="Arial" w:hAnsi="Arial" w:cs="Arial"/>
          <w:color w:val="0070C0"/>
          <w:sz w:val="22"/>
          <w:szCs w:val="22"/>
        </w:rPr>
        <w:t>relevé chronologique des opérations</w:t>
      </w:r>
      <w:r w:rsidRPr="00070B0C">
        <w:rPr>
          <w:rFonts w:ascii="Arial" w:hAnsi="Arial" w:cs="Arial"/>
          <w:color w:val="548DD4" w:themeColor="text2" w:themeTint="99"/>
          <w:sz w:val="22"/>
          <w:szCs w:val="22"/>
        </w:rPr>
        <w:t xml:space="preserve"> </w:t>
      </w:r>
      <w:r w:rsidRPr="000E1DA6">
        <w:rPr>
          <w:rFonts w:ascii="Arial" w:hAnsi="Arial" w:cs="Arial"/>
          <w:color w:val="365F91" w:themeColor="accent1" w:themeShade="BF"/>
          <w:sz w:val="22"/>
          <w:szCs w:val="22"/>
        </w:rPr>
        <w:t xml:space="preserve">réalisées par l’OPCVM ou par l’établissement de gestion. Ledit relevé doit comporter les mentions suivantes : </w:t>
      </w:r>
    </w:p>
    <w:p w14:paraId="5219C064"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date de l’opération ; </w:t>
      </w:r>
    </w:p>
    <w:p w14:paraId="40F69199"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date de valeur de l’opération ; </w:t>
      </w:r>
    </w:p>
    <w:p w14:paraId="4E3C692E"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type de l’opération ; </w:t>
      </w:r>
    </w:p>
    <w:p w14:paraId="7E9BF84D"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lastRenderedPageBreak/>
        <w:t xml:space="preserve">valeur objet de l’opération ; </w:t>
      </w:r>
    </w:p>
    <w:p w14:paraId="4091A612"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sens de l’opération ; </w:t>
      </w:r>
    </w:p>
    <w:p w14:paraId="2E9CE35F"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quantité objet de l’opération ; </w:t>
      </w:r>
    </w:p>
    <w:p w14:paraId="53CB7D64"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cours de la transaction, le cas échéant ; </w:t>
      </w:r>
    </w:p>
    <w:p w14:paraId="409642EA"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montant net de l’opération ; </w:t>
      </w:r>
    </w:p>
    <w:p w14:paraId="5F91DFD3" w14:textId="77777777" w:rsidR="00E726E1" w:rsidRPr="000E1DA6" w:rsidRDefault="00E726E1"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identité de la société de bourse intermédiaire, le cas échéant ; </w:t>
      </w:r>
    </w:p>
    <w:p w14:paraId="7A44932A" w14:textId="77777777" w:rsidR="00FC5C06" w:rsidRPr="000E1DA6" w:rsidRDefault="00E726E1" w:rsidP="00143B41">
      <w:pPr>
        <w:pStyle w:val="Default"/>
        <w:numPr>
          <w:ilvl w:val="0"/>
          <w:numId w:val="8"/>
        </w:numPr>
        <w:jc w:val="both"/>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libellé de la contrepartie, le cas échéant. </w:t>
      </w:r>
    </w:p>
    <w:p w14:paraId="33CEB994" w14:textId="77777777" w:rsidR="0013054C" w:rsidRPr="00F46EA9" w:rsidRDefault="0013054C" w:rsidP="0013054C">
      <w:pPr>
        <w:pStyle w:val="Default"/>
        <w:ind w:left="720"/>
        <w:jc w:val="both"/>
        <w:rPr>
          <w:rFonts w:ascii="Arial" w:hAnsi="Arial" w:cs="Arial"/>
          <w:color w:val="auto"/>
          <w:sz w:val="22"/>
          <w:szCs w:val="22"/>
        </w:rPr>
      </w:pPr>
    </w:p>
    <w:p w14:paraId="1CB23E68" w14:textId="77777777" w:rsidR="00A57890" w:rsidRPr="00D21071" w:rsidRDefault="00C24C9A" w:rsidP="004A6484">
      <w:pPr>
        <w:pStyle w:val="T3"/>
      </w:pPr>
      <w:r w:rsidRPr="00D21071">
        <w:t>C</w:t>
      </w:r>
      <w:r w:rsidR="00A57890" w:rsidRPr="00D21071">
        <w:t xml:space="preserve">ontrôle des frais de gestion </w:t>
      </w:r>
    </w:p>
    <w:p w14:paraId="7D10D4E0" w14:textId="77777777" w:rsidR="00A57890" w:rsidRPr="00070B0C" w:rsidRDefault="00A57890" w:rsidP="00A57890">
      <w:pPr>
        <w:pStyle w:val="Paragraphedeliste"/>
        <w:ind w:left="0"/>
        <w:jc w:val="both"/>
        <w:rPr>
          <w:rFonts w:cs="Arial"/>
          <w:sz w:val="22"/>
          <w:szCs w:val="22"/>
        </w:rPr>
      </w:pPr>
      <w:r w:rsidRPr="000E1DA6">
        <w:rPr>
          <w:rFonts w:cs="Arial"/>
          <w:color w:val="365F91" w:themeColor="accent1" w:themeShade="BF"/>
          <w:sz w:val="22"/>
          <w:szCs w:val="22"/>
        </w:rPr>
        <w:t xml:space="preserve">L’établissement dépositaire contrôle les </w:t>
      </w:r>
      <w:r w:rsidRPr="00070B0C">
        <w:rPr>
          <w:rFonts w:cs="Arial"/>
          <w:color w:val="0070C0"/>
          <w:sz w:val="22"/>
          <w:szCs w:val="22"/>
        </w:rPr>
        <w:t>frais de gestion prélevés</w:t>
      </w:r>
      <w:r w:rsidRPr="00070B0C">
        <w:rPr>
          <w:rFonts w:cs="Arial"/>
          <w:sz w:val="22"/>
          <w:szCs w:val="22"/>
        </w:rPr>
        <w:t xml:space="preserve"> </w:t>
      </w:r>
      <w:r w:rsidRPr="000E1DA6">
        <w:rPr>
          <w:rFonts w:cs="Arial"/>
          <w:color w:val="365F91" w:themeColor="accent1" w:themeShade="BF"/>
          <w:sz w:val="22"/>
          <w:szCs w:val="22"/>
        </w:rPr>
        <w:t xml:space="preserve">par l’OPCVM ou par la société de gestion avec ceux indiqués dans la </w:t>
      </w:r>
      <w:r w:rsidRPr="00070B0C">
        <w:rPr>
          <w:rFonts w:cs="Arial"/>
          <w:color w:val="0070C0"/>
          <w:sz w:val="22"/>
          <w:szCs w:val="22"/>
        </w:rPr>
        <w:t>note d'information</w:t>
      </w:r>
      <w:r w:rsidRPr="00070B0C">
        <w:rPr>
          <w:rFonts w:cs="Arial"/>
          <w:sz w:val="22"/>
          <w:szCs w:val="22"/>
        </w:rPr>
        <w:t>.</w:t>
      </w:r>
    </w:p>
    <w:p w14:paraId="09C37EF4" w14:textId="77777777" w:rsidR="00A52E95" w:rsidRPr="00D21071" w:rsidRDefault="00A52E95" w:rsidP="004A6484">
      <w:pPr>
        <w:pStyle w:val="T3"/>
      </w:pPr>
      <w:r w:rsidRPr="00D21071">
        <w:t xml:space="preserve">Contrôle des commissions de souscription et de rachat </w:t>
      </w:r>
    </w:p>
    <w:p w14:paraId="2BEA0792" w14:textId="77777777" w:rsidR="00A52E95" w:rsidRPr="000E1DA6" w:rsidRDefault="00A52E95" w:rsidP="00A57890">
      <w:pPr>
        <w:pStyle w:val="Paragraphedeliste"/>
        <w:ind w:left="0"/>
        <w:jc w:val="both"/>
        <w:rPr>
          <w:rFonts w:cs="Arial"/>
          <w:color w:val="365F91" w:themeColor="accent1" w:themeShade="BF"/>
          <w:sz w:val="22"/>
          <w:szCs w:val="22"/>
        </w:rPr>
      </w:pPr>
      <w:r w:rsidRPr="000E1DA6">
        <w:rPr>
          <w:rFonts w:cs="Arial"/>
          <w:color w:val="365F91" w:themeColor="accent1" w:themeShade="BF"/>
          <w:sz w:val="22"/>
          <w:szCs w:val="22"/>
        </w:rPr>
        <w:t xml:space="preserve">L’établissement dépositaire contrôle les commissions de souscription et de rachat acquises à l’OPCVM prélevées avec celles indiquées dans la note d'information. </w:t>
      </w:r>
    </w:p>
    <w:p w14:paraId="4C3136F8" w14:textId="77777777" w:rsidR="00A52E95" w:rsidRPr="000E1DA6" w:rsidRDefault="00A52E95" w:rsidP="00A57890">
      <w:pPr>
        <w:pStyle w:val="Paragraphedeliste"/>
        <w:ind w:left="0"/>
        <w:jc w:val="both"/>
        <w:rPr>
          <w:rFonts w:cs="Arial"/>
          <w:color w:val="365F91" w:themeColor="accent1" w:themeShade="BF"/>
          <w:sz w:val="22"/>
          <w:szCs w:val="22"/>
        </w:rPr>
      </w:pPr>
    </w:p>
    <w:p w14:paraId="17169426" w14:textId="77777777" w:rsidR="00A52E95" w:rsidRPr="000E1DA6" w:rsidRDefault="00A52E95" w:rsidP="00A57890">
      <w:pPr>
        <w:pStyle w:val="Paragraphedeliste"/>
        <w:ind w:left="0"/>
        <w:jc w:val="both"/>
        <w:rPr>
          <w:rFonts w:cs="Arial"/>
          <w:color w:val="365F91" w:themeColor="accent1" w:themeShade="BF"/>
          <w:sz w:val="22"/>
          <w:szCs w:val="22"/>
        </w:rPr>
      </w:pPr>
      <w:r w:rsidRPr="000E1DA6">
        <w:rPr>
          <w:rFonts w:cs="Arial"/>
          <w:color w:val="365F91" w:themeColor="accent1" w:themeShade="BF"/>
          <w:sz w:val="22"/>
          <w:szCs w:val="22"/>
        </w:rPr>
        <w:t>Par ailleurs, lorsque les souscriptions et les rachats sont effectués auprès de ses guichets, il s’assure que les commissions prélevées s’inscrivent dans le respect des plafonds indiqués dans la note d’information.</w:t>
      </w:r>
    </w:p>
    <w:p w14:paraId="583E374A" w14:textId="77777777" w:rsidR="00271343" w:rsidRPr="00D21071" w:rsidRDefault="00271343" w:rsidP="004A6484">
      <w:pPr>
        <w:pStyle w:val="T3"/>
      </w:pPr>
      <w:r w:rsidRPr="00D21071">
        <w:t>La gestion du passif de l’OPCVM :</w:t>
      </w:r>
    </w:p>
    <w:p w14:paraId="65DC08A4" w14:textId="77777777" w:rsidR="00E04644" w:rsidRPr="00BD3841" w:rsidRDefault="00E04644" w:rsidP="004A6484">
      <w:pPr>
        <w:pStyle w:val="T4"/>
      </w:pPr>
      <w:bookmarkStart w:id="245" w:name="_Toc505593984"/>
      <w:bookmarkStart w:id="246" w:name="_Toc505595767"/>
      <w:bookmarkStart w:id="247" w:name="_Toc505599429"/>
      <w:bookmarkStart w:id="248" w:name="_Toc505599982"/>
      <w:r w:rsidRPr="00BD3841">
        <w:t>Centralisation des ordres de souscriptions et rachats de parts ou d’actions d’OPCV</w:t>
      </w:r>
      <w:r w:rsidR="006A4332" w:rsidRPr="00BD3841">
        <w:t>M</w:t>
      </w:r>
      <w:r w:rsidR="00271343" w:rsidRPr="00BD3841">
        <w:t> :</w:t>
      </w:r>
      <w:bookmarkEnd w:id="245"/>
      <w:bookmarkEnd w:id="246"/>
      <w:bookmarkEnd w:id="247"/>
      <w:bookmarkEnd w:id="248"/>
    </w:p>
    <w:p w14:paraId="454477F6" w14:textId="77777777" w:rsidR="00E04644" w:rsidRPr="000E1DA6" w:rsidRDefault="00E04644" w:rsidP="004C47E8">
      <w:pPr>
        <w:pStyle w:val="Default"/>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La centralisation des ordres de souscription et rachats de parts ou d’actions d’OPCVM consiste à :</w:t>
      </w:r>
    </w:p>
    <w:p w14:paraId="6EBADFEC" w14:textId="77777777" w:rsidR="004C47E8" w:rsidRPr="000E1DA6" w:rsidRDefault="004C47E8" w:rsidP="004C47E8">
      <w:pPr>
        <w:pStyle w:val="Default"/>
        <w:rPr>
          <w:rFonts w:ascii="Arial" w:hAnsi="Arial" w:cs="Arial"/>
          <w:color w:val="365F91" w:themeColor="accent1" w:themeShade="BF"/>
          <w:sz w:val="22"/>
          <w:szCs w:val="22"/>
        </w:rPr>
      </w:pPr>
    </w:p>
    <w:p w14:paraId="122D4C7C" w14:textId="77777777" w:rsidR="00E04644" w:rsidRPr="000E1DA6" w:rsidRDefault="00E04644"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Assurer la réception centralisée des ordres de souscription et de rachat et procéder à l’enregistrement correspondant ;</w:t>
      </w:r>
    </w:p>
    <w:p w14:paraId="6EDBEC50" w14:textId="77777777" w:rsidR="00E04644" w:rsidRPr="000E1DA6" w:rsidRDefault="00E04644"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Contrôler le respect de la date et l’heure limite de réception des ordres de souscription et de rachat selon le délai mentionné dans la note d’information ;</w:t>
      </w:r>
    </w:p>
    <w:p w14:paraId="0605ACE8" w14:textId="77777777" w:rsidR="00E04644" w:rsidRPr="000E1DA6" w:rsidRDefault="00E04644" w:rsidP="00143B41">
      <w:pPr>
        <w:pStyle w:val="Default"/>
        <w:numPr>
          <w:ilvl w:val="0"/>
          <w:numId w:val="8"/>
        </w:numPr>
        <w:spacing w:after="20"/>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Communiquer, à l’OPCVM ou à la société de gestion, les ordres de souscription et de rachat reçus </w:t>
      </w:r>
    </w:p>
    <w:p w14:paraId="22C6ECDE" w14:textId="77777777" w:rsidR="004C47E8" w:rsidRPr="000E1DA6" w:rsidRDefault="004C47E8" w:rsidP="004C47E8">
      <w:pPr>
        <w:pStyle w:val="Default"/>
        <w:spacing w:after="20"/>
        <w:ind w:left="720"/>
        <w:rPr>
          <w:rFonts w:ascii="Arial" w:hAnsi="Arial" w:cs="Arial"/>
          <w:color w:val="365F91" w:themeColor="accent1" w:themeShade="BF"/>
          <w:sz w:val="22"/>
          <w:szCs w:val="22"/>
        </w:rPr>
      </w:pPr>
    </w:p>
    <w:p w14:paraId="4479B70C" w14:textId="77777777" w:rsidR="00E04644" w:rsidRPr="000E1DA6" w:rsidRDefault="00E04644" w:rsidP="00E04644">
      <w:pPr>
        <w:pStyle w:val="Default"/>
        <w:rPr>
          <w:rFonts w:ascii="Arial" w:hAnsi="Arial" w:cs="Arial"/>
          <w:color w:val="365F91" w:themeColor="accent1" w:themeShade="BF"/>
          <w:sz w:val="22"/>
          <w:szCs w:val="22"/>
        </w:rPr>
      </w:pPr>
      <w:r w:rsidRPr="000E1DA6">
        <w:rPr>
          <w:rFonts w:ascii="Arial" w:hAnsi="Arial" w:cs="Arial"/>
          <w:color w:val="365F91" w:themeColor="accent1" w:themeShade="BF"/>
          <w:sz w:val="22"/>
          <w:szCs w:val="22"/>
        </w:rPr>
        <w:t xml:space="preserve">L’établissement dépositaire assure, au niveau de ses propres guichets de commercialisation, l’affichage de la valeur liquidative des OPCVM dont il assure la commercialisation, tel qu’indiqué dans la note d’information. </w:t>
      </w:r>
    </w:p>
    <w:p w14:paraId="0C701C42" w14:textId="77777777" w:rsidR="00E04644" w:rsidRPr="00070B0C" w:rsidRDefault="00E04644" w:rsidP="00E04644">
      <w:pPr>
        <w:pStyle w:val="Default"/>
        <w:rPr>
          <w:rFonts w:ascii="Arial" w:hAnsi="Arial" w:cs="Arial"/>
          <w:sz w:val="22"/>
          <w:szCs w:val="22"/>
        </w:rPr>
      </w:pPr>
    </w:p>
    <w:p w14:paraId="43F8BBBC" w14:textId="77777777" w:rsidR="00271343" w:rsidRPr="00271343" w:rsidRDefault="00E04644" w:rsidP="00271343">
      <w:pPr>
        <w:pStyle w:val="Paragraphedeliste"/>
        <w:ind w:left="0"/>
        <w:jc w:val="both"/>
        <w:rPr>
          <w:rFonts w:cs="Arial"/>
          <w:color w:val="000000"/>
          <w:sz w:val="22"/>
          <w:szCs w:val="22"/>
        </w:rPr>
      </w:pPr>
      <w:r w:rsidRPr="00070B0C">
        <w:rPr>
          <w:rFonts w:cs="Arial"/>
          <w:sz w:val="22"/>
          <w:szCs w:val="22"/>
        </w:rPr>
        <w:t>L</w:t>
      </w:r>
      <w:r w:rsidRPr="00070B0C">
        <w:rPr>
          <w:rFonts w:cs="Arial"/>
          <w:color w:val="365F91" w:themeColor="accent1" w:themeShade="BF"/>
          <w:sz w:val="22"/>
          <w:szCs w:val="22"/>
        </w:rPr>
        <w:t>’</w:t>
      </w:r>
      <w:r w:rsidRPr="00070B0C">
        <w:rPr>
          <w:rFonts w:cs="Arial"/>
          <w:color w:val="0070C0"/>
          <w:sz w:val="22"/>
          <w:szCs w:val="22"/>
        </w:rPr>
        <w:t>affichage</w:t>
      </w:r>
      <w:r w:rsidRPr="00070B0C">
        <w:rPr>
          <w:rFonts w:cs="Arial"/>
          <w:sz w:val="22"/>
          <w:szCs w:val="22"/>
        </w:rPr>
        <w:t xml:space="preserve"> </w:t>
      </w:r>
      <w:r w:rsidRPr="000E1DA6">
        <w:rPr>
          <w:rFonts w:cs="Arial"/>
          <w:color w:val="365F91" w:themeColor="accent1" w:themeShade="BF"/>
          <w:sz w:val="22"/>
          <w:szCs w:val="22"/>
        </w:rPr>
        <w:t xml:space="preserve">de la valeur liquidative doit intervenir </w:t>
      </w:r>
      <w:r w:rsidRPr="00070B0C">
        <w:rPr>
          <w:rFonts w:cs="Arial"/>
          <w:color w:val="0070C0"/>
          <w:sz w:val="22"/>
          <w:szCs w:val="22"/>
        </w:rPr>
        <w:t>au plus tard le lendemain du jour de son calcul</w:t>
      </w:r>
      <w:r w:rsidRPr="00070B0C">
        <w:rPr>
          <w:rFonts w:cs="Arial"/>
          <w:sz w:val="22"/>
          <w:szCs w:val="22"/>
        </w:rPr>
        <w:t>.</w:t>
      </w:r>
    </w:p>
    <w:p w14:paraId="3846F822" w14:textId="77777777" w:rsidR="00271343" w:rsidRPr="00BD3841" w:rsidRDefault="00271343" w:rsidP="004A6484">
      <w:pPr>
        <w:pStyle w:val="T4"/>
      </w:pPr>
      <w:bookmarkStart w:id="249" w:name="_Toc505593985"/>
      <w:bookmarkStart w:id="250" w:name="_Toc505595768"/>
      <w:bookmarkStart w:id="251" w:name="_Toc505599430"/>
      <w:bookmarkStart w:id="252" w:name="_Toc505599983"/>
      <w:r w:rsidRPr="00BD3841">
        <w:t>Gestion du compte émission</w:t>
      </w:r>
      <w:r w:rsidR="00CA2565" w:rsidRPr="00BD3841">
        <w:t xml:space="preserve"> de l’OPCVM</w:t>
      </w:r>
      <w:r w:rsidRPr="00BD3841">
        <w:t> :</w:t>
      </w:r>
      <w:bookmarkEnd w:id="249"/>
      <w:bookmarkEnd w:id="250"/>
      <w:bookmarkEnd w:id="251"/>
      <w:bookmarkEnd w:id="252"/>
      <w:r w:rsidRPr="00BD3841">
        <w:t xml:space="preserve"> </w:t>
      </w:r>
    </w:p>
    <w:p w14:paraId="15AA0C37" w14:textId="77777777" w:rsidR="00271343" w:rsidRPr="000E1DA6" w:rsidRDefault="00271343" w:rsidP="00271343">
      <w:pPr>
        <w:autoSpaceDE w:val="0"/>
        <w:autoSpaceDN w:val="0"/>
        <w:adjustRightInd w:val="0"/>
        <w:spacing w:after="0" w:line="240" w:lineRule="auto"/>
        <w:rPr>
          <w:rFonts w:cs="Arial"/>
          <w:color w:val="365F91" w:themeColor="accent1" w:themeShade="BF"/>
          <w:sz w:val="22"/>
          <w:szCs w:val="22"/>
        </w:rPr>
      </w:pPr>
      <w:r w:rsidRPr="000E1DA6">
        <w:rPr>
          <w:rFonts w:cs="Arial"/>
          <w:color w:val="365F91" w:themeColor="accent1" w:themeShade="BF"/>
          <w:sz w:val="22"/>
          <w:szCs w:val="22"/>
        </w:rPr>
        <w:t>En tant que « dépositaire-conservateur », le dépositaire gère aussi le compte émission de l’OPCVM ouvert auprès du dépositaire central.</w:t>
      </w:r>
    </w:p>
    <w:p w14:paraId="37A367FB" w14:textId="77777777" w:rsidR="00271343" w:rsidRPr="00F46EA9" w:rsidRDefault="00271343" w:rsidP="00271343">
      <w:pPr>
        <w:autoSpaceDE w:val="0"/>
        <w:autoSpaceDN w:val="0"/>
        <w:adjustRightInd w:val="0"/>
        <w:spacing w:after="0" w:line="240" w:lineRule="auto"/>
        <w:rPr>
          <w:rFonts w:cs="Arial"/>
          <w:color w:val="auto"/>
          <w:sz w:val="22"/>
          <w:szCs w:val="22"/>
        </w:rPr>
      </w:pPr>
    </w:p>
    <w:p w14:paraId="12D8E566" w14:textId="77777777" w:rsidR="006B66C3" w:rsidRDefault="00271343" w:rsidP="00271343">
      <w:pPr>
        <w:autoSpaceDE w:val="0"/>
        <w:autoSpaceDN w:val="0"/>
        <w:adjustRightInd w:val="0"/>
        <w:spacing w:after="0" w:line="240" w:lineRule="auto"/>
        <w:jc w:val="both"/>
        <w:rPr>
          <w:rFonts w:cs="Arial"/>
          <w:color w:val="auto"/>
          <w:sz w:val="22"/>
          <w:szCs w:val="22"/>
        </w:rPr>
      </w:pPr>
      <w:r w:rsidRPr="000E1DA6">
        <w:rPr>
          <w:rFonts w:cs="Arial"/>
          <w:color w:val="365F91" w:themeColor="accent1" w:themeShade="BF"/>
          <w:sz w:val="22"/>
          <w:szCs w:val="22"/>
        </w:rPr>
        <w:t xml:space="preserve">A cet effet, et </w:t>
      </w:r>
      <w:r w:rsidRPr="00271343">
        <w:rPr>
          <w:rFonts w:cs="Arial"/>
          <w:color w:val="0070C0"/>
          <w:sz w:val="22"/>
          <w:szCs w:val="22"/>
        </w:rPr>
        <w:t xml:space="preserve">à chaque changement dans le nombre de parts </w:t>
      </w:r>
      <w:r w:rsidRPr="000E1DA6">
        <w:rPr>
          <w:rFonts w:cs="Arial"/>
          <w:color w:val="365F91" w:themeColor="accent1" w:themeShade="BF"/>
          <w:sz w:val="22"/>
          <w:szCs w:val="22"/>
        </w:rPr>
        <w:t>issus du traitement des souscriptions et de rachats de l’OPCVM, l’établissement dépositaire, assure la  vérification et la mise à jour du nombre de parts ou titres de l’OPCVM.</w:t>
      </w:r>
    </w:p>
    <w:p w14:paraId="25E52C09" w14:textId="77777777" w:rsidR="00271343" w:rsidRPr="00271343" w:rsidRDefault="00271343" w:rsidP="00271343">
      <w:pPr>
        <w:autoSpaceDE w:val="0"/>
        <w:autoSpaceDN w:val="0"/>
        <w:adjustRightInd w:val="0"/>
        <w:spacing w:after="0" w:line="240" w:lineRule="auto"/>
        <w:jc w:val="both"/>
        <w:rPr>
          <w:rFonts w:cs="Arial"/>
          <w:color w:val="000000"/>
          <w:sz w:val="22"/>
          <w:szCs w:val="22"/>
        </w:rPr>
      </w:pPr>
    </w:p>
    <w:p w14:paraId="63D70EAA" w14:textId="77777777" w:rsidR="00E04644" w:rsidRPr="00EA4059" w:rsidRDefault="007D3638" w:rsidP="004A6484">
      <w:pPr>
        <w:pStyle w:val="T2"/>
      </w:pPr>
      <w:bookmarkStart w:id="253" w:name="_Toc505593986"/>
      <w:bookmarkStart w:id="254" w:name="_Toc505595769"/>
      <w:bookmarkStart w:id="255" w:name="_Toc505599984"/>
      <w:r w:rsidRPr="00EA4059">
        <w:t>Contrôle de la régularité des décisions de gestion</w:t>
      </w:r>
      <w:bookmarkEnd w:id="253"/>
      <w:bookmarkEnd w:id="254"/>
      <w:bookmarkEnd w:id="255"/>
    </w:p>
    <w:p w14:paraId="4C5A6ED7" w14:textId="77777777" w:rsidR="007D3638" w:rsidRPr="000973E3" w:rsidRDefault="007D3638" w:rsidP="007D3638">
      <w:pPr>
        <w:autoSpaceDE w:val="0"/>
        <w:autoSpaceDN w:val="0"/>
        <w:adjustRightInd w:val="0"/>
        <w:spacing w:after="0" w:line="240" w:lineRule="auto"/>
        <w:rPr>
          <w:rFonts w:cs="Arial"/>
          <w:color w:val="365F91" w:themeColor="accent1" w:themeShade="BF"/>
          <w:sz w:val="22"/>
          <w:szCs w:val="22"/>
        </w:rPr>
      </w:pPr>
      <w:r w:rsidRPr="000973E3">
        <w:rPr>
          <w:rFonts w:cs="Arial"/>
          <w:color w:val="365F91" w:themeColor="accent1" w:themeShade="BF"/>
          <w:sz w:val="22"/>
          <w:szCs w:val="22"/>
        </w:rPr>
        <w:t xml:space="preserve">Dans le cadre de ses missions de dépositaire </w:t>
      </w:r>
      <w:r w:rsidR="000A2ED8" w:rsidRPr="000973E3">
        <w:rPr>
          <w:rFonts w:cs="Arial"/>
          <w:color w:val="365F91" w:themeColor="accent1" w:themeShade="BF"/>
          <w:sz w:val="22"/>
          <w:szCs w:val="22"/>
        </w:rPr>
        <w:t>d’OPCVM</w:t>
      </w:r>
      <w:r w:rsidRPr="000973E3">
        <w:rPr>
          <w:rFonts w:cs="Arial"/>
          <w:color w:val="365F91" w:themeColor="accent1" w:themeShade="BF"/>
          <w:sz w:val="22"/>
          <w:szCs w:val="22"/>
        </w:rPr>
        <w:t xml:space="preserve">, le dépositaire s’assure de la régularité des décisions de gestion prises par </w:t>
      </w:r>
      <w:r w:rsidR="009F0C9C" w:rsidRPr="000973E3">
        <w:rPr>
          <w:rFonts w:cs="Arial"/>
          <w:color w:val="365F91" w:themeColor="accent1" w:themeShade="BF"/>
          <w:sz w:val="22"/>
          <w:szCs w:val="22"/>
        </w:rPr>
        <w:t xml:space="preserve">l’OPCVM ou </w:t>
      </w:r>
      <w:r w:rsidRPr="000973E3">
        <w:rPr>
          <w:rFonts w:cs="Arial"/>
          <w:color w:val="365F91" w:themeColor="accent1" w:themeShade="BF"/>
          <w:sz w:val="22"/>
          <w:szCs w:val="22"/>
        </w:rPr>
        <w:t xml:space="preserve">la société de gestion. </w:t>
      </w:r>
    </w:p>
    <w:p w14:paraId="445B1B33" w14:textId="77777777" w:rsidR="007D3638" w:rsidRPr="000973E3" w:rsidRDefault="007D3638" w:rsidP="007D3638">
      <w:pPr>
        <w:autoSpaceDE w:val="0"/>
        <w:autoSpaceDN w:val="0"/>
        <w:adjustRightInd w:val="0"/>
        <w:spacing w:after="0" w:line="240" w:lineRule="auto"/>
        <w:rPr>
          <w:rFonts w:cs="Arial"/>
          <w:color w:val="365F91" w:themeColor="accent1" w:themeShade="BF"/>
          <w:sz w:val="22"/>
          <w:szCs w:val="22"/>
        </w:rPr>
      </w:pPr>
    </w:p>
    <w:p w14:paraId="762F5F59" w14:textId="77777777" w:rsidR="000A2ED8" w:rsidRPr="00070B0C" w:rsidRDefault="007D3638" w:rsidP="007D3638">
      <w:pPr>
        <w:autoSpaceDE w:val="0"/>
        <w:autoSpaceDN w:val="0"/>
        <w:adjustRightInd w:val="0"/>
        <w:spacing w:after="0" w:line="240" w:lineRule="auto"/>
        <w:rPr>
          <w:rFonts w:cs="Arial"/>
          <w:sz w:val="22"/>
          <w:szCs w:val="22"/>
        </w:rPr>
      </w:pPr>
      <w:r w:rsidRPr="000973E3">
        <w:rPr>
          <w:rFonts w:cs="Arial"/>
          <w:color w:val="365F91" w:themeColor="accent1" w:themeShade="BF"/>
          <w:sz w:val="22"/>
          <w:szCs w:val="22"/>
        </w:rPr>
        <w:t xml:space="preserve">A cet effet, </w:t>
      </w:r>
      <w:r w:rsidR="000A2ED8" w:rsidRPr="000973E3">
        <w:rPr>
          <w:rFonts w:cs="Arial"/>
          <w:color w:val="365F91" w:themeColor="accent1" w:themeShade="BF"/>
          <w:sz w:val="22"/>
          <w:szCs w:val="22"/>
        </w:rPr>
        <w:t xml:space="preserve">à l’issue de chaque contrôle effectué, l’établissement dépositaire consigne, dans un </w:t>
      </w:r>
      <w:r w:rsidR="000A2ED8" w:rsidRPr="00070B0C">
        <w:rPr>
          <w:rFonts w:cs="Arial"/>
          <w:color w:val="0070C0"/>
          <w:sz w:val="22"/>
          <w:szCs w:val="22"/>
        </w:rPr>
        <w:t>registre des contrôles</w:t>
      </w:r>
      <w:r w:rsidR="000A2ED8" w:rsidRPr="00070B0C">
        <w:rPr>
          <w:rFonts w:cs="Arial"/>
          <w:sz w:val="22"/>
          <w:szCs w:val="22"/>
        </w:rPr>
        <w:t xml:space="preserve">, </w:t>
      </w:r>
      <w:r w:rsidR="000A2ED8" w:rsidRPr="000973E3">
        <w:rPr>
          <w:rFonts w:cs="Arial"/>
          <w:color w:val="365F91" w:themeColor="accent1" w:themeShade="BF"/>
          <w:sz w:val="22"/>
          <w:szCs w:val="22"/>
        </w:rPr>
        <w:t xml:space="preserve">les examens et les contrôles effectués, ainsi que les résultats obtenus. </w:t>
      </w:r>
    </w:p>
    <w:p w14:paraId="1269C1C9" w14:textId="77777777" w:rsidR="000A2ED8" w:rsidRPr="000973E3" w:rsidRDefault="000A2ED8" w:rsidP="000A2ED8">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 xml:space="preserve">Ce registre doit permettre d’établir, à tout moment, un rapprochement entre les contrôles qui incombent à l’établissement dépositaire et ceux qu’il a réalisés. </w:t>
      </w:r>
    </w:p>
    <w:p w14:paraId="7E3BF796" w14:textId="77777777" w:rsidR="000A2ED8" w:rsidRPr="000973E3" w:rsidRDefault="000A2ED8" w:rsidP="000A2ED8">
      <w:pPr>
        <w:autoSpaceDE w:val="0"/>
        <w:autoSpaceDN w:val="0"/>
        <w:adjustRightInd w:val="0"/>
        <w:spacing w:after="0" w:line="240" w:lineRule="auto"/>
        <w:jc w:val="both"/>
        <w:rPr>
          <w:rFonts w:cs="Arial"/>
          <w:color w:val="365F91" w:themeColor="accent1" w:themeShade="BF"/>
          <w:sz w:val="22"/>
          <w:szCs w:val="22"/>
        </w:rPr>
      </w:pPr>
    </w:p>
    <w:p w14:paraId="5D961ED7" w14:textId="77777777" w:rsidR="000A2ED8" w:rsidRPr="00070B0C" w:rsidRDefault="007D3638" w:rsidP="000A2ED8">
      <w:pPr>
        <w:autoSpaceDE w:val="0"/>
        <w:autoSpaceDN w:val="0"/>
        <w:adjustRightInd w:val="0"/>
        <w:spacing w:after="0" w:line="240" w:lineRule="auto"/>
        <w:jc w:val="both"/>
        <w:rPr>
          <w:rFonts w:cs="Arial"/>
          <w:color w:val="000000"/>
          <w:sz w:val="22"/>
          <w:szCs w:val="22"/>
        </w:rPr>
      </w:pPr>
      <w:r w:rsidRPr="000973E3">
        <w:rPr>
          <w:rFonts w:cs="Arial"/>
          <w:color w:val="365F91" w:themeColor="accent1" w:themeShade="BF"/>
          <w:sz w:val="22"/>
          <w:szCs w:val="22"/>
        </w:rPr>
        <w:t>Les contrôles sont réalisés a posteriori</w:t>
      </w:r>
      <w:r w:rsidR="000A2ED8" w:rsidRPr="000973E3">
        <w:rPr>
          <w:rFonts w:cs="Arial"/>
          <w:color w:val="365F91" w:themeColor="accent1" w:themeShade="BF"/>
          <w:sz w:val="22"/>
          <w:szCs w:val="22"/>
        </w:rPr>
        <w:t xml:space="preserve"> et </w:t>
      </w:r>
      <w:r w:rsidR="009F0C9C" w:rsidRPr="000973E3">
        <w:rPr>
          <w:rFonts w:cs="Arial"/>
          <w:color w:val="365F91" w:themeColor="accent1" w:themeShade="BF"/>
          <w:sz w:val="22"/>
          <w:szCs w:val="22"/>
        </w:rPr>
        <w:t>sont</w:t>
      </w:r>
      <w:r w:rsidR="000A2ED8" w:rsidRPr="000973E3">
        <w:rPr>
          <w:rFonts w:cs="Arial"/>
          <w:color w:val="365F91" w:themeColor="accent1" w:themeShade="BF"/>
          <w:sz w:val="22"/>
          <w:szCs w:val="22"/>
        </w:rPr>
        <w:t xml:space="preserve"> systématiques </w:t>
      </w:r>
      <w:r w:rsidRPr="00070B0C">
        <w:rPr>
          <w:rFonts w:cs="Arial"/>
          <w:color w:val="0070C0"/>
          <w:sz w:val="22"/>
          <w:szCs w:val="22"/>
        </w:rPr>
        <w:t xml:space="preserve">à </w:t>
      </w:r>
      <w:r w:rsidR="000A2ED8" w:rsidRPr="00070B0C">
        <w:rPr>
          <w:rFonts w:cs="Arial"/>
          <w:color w:val="0070C0"/>
          <w:sz w:val="22"/>
          <w:szCs w:val="22"/>
        </w:rPr>
        <w:t>chaque calcule de valeur liquidative</w:t>
      </w:r>
      <w:r w:rsidRPr="00070B0C">
        <w:rPr>
          <w:rFonts w:cs="Arial"/>
          <w:color w:val="000000"/>
          <w:sz w:val="22"/>
          <w:szCs w:val="22"/>
        </w:rPr>
        <w:t xml:space="preserve">. </w:t>
      </w:r>
    </w:p>
    <w:p w14:paraId="632A06EE" w14:textId="77777777" w:rsidR="000A2ED8" w:rsidRPr="00070B0C" w:rsidRDefault="000A2ED8" w:rsidP="000A2ED8">
      <w:pPr>
        <w:autoSpaceDE w:val="0"/>
        <w:autoSpaceDN w:val="0"/>
        <w:adjustRightInd w:val="0"/>
        <w:spacing w:after="0" w:line="240" w:lineRule="auto"/>
        <w:jc w:val="both"/>
        <w:rPr>
          <w:rFonts w:cs="Arial"/>
          <w:color w:val="000000"/>
          <w:sz w:val="22"/>
          <w:szCs w:val="22"/>
        </w:rPr>
      </w:pPr>
    </w:p>
    <w:p w14:paraId="5E58B6B8" w14:textId="77777777" w:rsidR="009F0C9C" w:rsidRPr="000973E3" w:rsidRDefault="007D3638" w:rsidP="009F0C9C">
      <w:pPr>
        <w:autoSpaceDE w:val="0"/>
        <w:autoSpaceDN w:val="0"/>
        <w:adjustRightInd w:val="0"/>
        <w:spacing w:after="0" w:line="240" w:lineRule="auto"/>
        <w:rPr>
          <w:rFonts w:cs="Arial"/>
          <w:color w:val="365F91" w:themeColor="accent1" w:themeShade="BF"/>
          <w:sz w:val="22"/>
          <w:szCs w:val="22"/>
        </w:rPr>
      </w:pPr>
      <w:r w:rsidRPr="000973E3">
        <w:rPr>
          <w:rFonts w:cs="Arial"/>
          <w:color w:val="365F91" w:themeColor="accent1" w:themeShade="BF"/>
          <w:sz w:val="22"/>
          <w:szCs w:val="22"/>
        </w:rPr>
        <w:t>Il convient ici de préciser que les missions de contrôle de la régularité des décisions de gestion sont souvent effectuées par un département « Contrôle dépositaire » qui est</w:t>
      </w:r>
      <w:r w:rsidR="000F49DA" w:rsidRPr="000973E3">
        <w:rPr>
          <w:rFonts w:cs="Arial"/>
          <w:color w:val="365F91" w:themeColor="accent1" w:themeShade="BF"/>
          <w:sz w:val="22"/>
          <w:szCs w:val="22"/>
        </w:rPr>
        <w:t xml:space="preserve"> distinct du contrôle interne de l’établissement </w:t>
      </w:r>
      <w:r w:rsidRPr="000973E3">
        <w:rPr>
          <w:rFonts w:cs="Arial"/>
          <w:color w:val="365F91" w:themeColor="accent1" w:themeShade="BF"/>
          <w:sz w:val="22"/>
          <w:szCs w:val="22"/>
        </w:rPr>
        <w:t>dépositaire.</w:t>
      </w:r>
    </w:p>
    <w:p w14:paraId="0C669E05" w14:textId="77777777" w:rsidR="000F49DA" w:rsidRPr="00070B0C" w:rsidRDefault="000F49DA" w:rsidP="009F0C9C">
      <w:pPr>
        <w:autoSpaceDE w:val="0"/>
        <w:autoSpaceDN w:val="0"/>
        <w:adjustRightInd w:val="0"/>
        <w:spacing w:after="0" w:line="240" w:lineRule="auto"/>
        <w:rPr>
          <w:rFonts w:cs="Arial"/>
          <w:color w:val="000000"/>
          <w:sz w:val="22"/>
          <w:szCs w:val="22"/>
        </w:rPr>
      </w:pPr>
    </w:p>
    <w:p w14:paraId="57C8CBE1" w14:textId="77777777" w:rsidR="00C24C9A" w:rsidRPr="009910A4" w:rsidRDefault="009F0C9C" w:rsidP="004A6484">
      <w:pPr>
        <w:pStyle w:val="T3"/>
      </w:pPr>
      <w:r w:rsidRPr="009910A4">
        <w:t>Contrôle de la cohérence de la valeur liquidative</w:t>
      </w:r>
    </w:p>
    <w:p w14:paraId="4D425B11" w14:textId="77777777" w:rsidR="009F0C9C" w:rsidRPr="000973E3" w:rsidRDefault="009F0C9C" w:rsidP="009F0C9C">
      <w:pPr>
        <w:autoSpaceDE w:val="0"/>
        <w:autoSpaceDN w:val="0"/>
        <w:adjustRightInd w:val="0"/>
        <w:spacing w:after="0" w:line="240" w:lineRule="auto"/>
        <w:rPr>
          <w:rFonts w:cs="Arial"/>
          <w:color w:val="365F91" w:themeColor="accent1" w:themeShade="BF"/>
          <w:sz w:val="22"/>
          <w:szCs w:val="22"/>
        </w:rPr>
      </w:pPr>
      <w:r w:rsidRPr="000973E3">
        <w:rPr>
          <w:rFonts w:cs="Arial"/>
          <w:color w:val="365F91" w:themeColor="accent1" w:themeShade="BF"/>
          <w:sz w:val="22"/>
          <w:szCs w:val="22"/>
        </w:rPr>
        <w:t xml:space="preserve">L’établissement dépositaire apprécie la cohérence du calcul de la valeur liquidative, notamment à travers des sondages. </w:t>
      </w:r>
    </w:p>
    <w:p w14:paraId="05AC7D56" w14:textId="77777777" w:rsidR="009F0C9C" w:rsidRPr="000973E3" w:rsidRDefault="009F0C9C" w:rsidP="009F0C9C">
      <w:pPr>
        <w:autoSpaceDE w:val="0"/>
        <w:autoSpaceDN w:val="0"/>
        <w:adjustRightInd w:val="0"/>
        <w:spacing w:after="0" w:line="240" w:lineRule="auto"/>
        <w:rPr>
          <w:rFonts w:cs="Arial"/>
          <w:color w:val="365F91" w:themeColor="accent1" w:themeShade="BF"/>
          <w:sz w:val="22"/>
          <w:szCs w:val="22"/>
        </w:rPr>
      </w:pPr>
    </w:p>
    <w:p w14:paraId="4550FDC5" w14:textId="1D7A45DA" w:rsidR="009F0C9C" w:rsidRDefault="009F0C9C" w:rsidP="009F0C9C">
      <w:pPr>
        <w:autoSpaceDE w:val="0"/>
        <w:autoSpaceDN w:val="0"/>
        <w:adjustRightInd w:val="0"/>
        <w:spacing w:after="0" w:line="240" w:lineRule="auto"/>
        <w:rPr>
          <w:ins w:id="256" w:author="Hasnaâ BARZALI" w:date="2018-01-10T11:43:00Z"/>
          <w:rFonts w:cs="Arial"/>
          <w:color w:val="365F91" w:themeColor="accent1" w:themeShade="BF"/>
          <w:sz w:val="22"/>
          <w:szCs w:val="22"/>
        </w:rPr>
      </w:pPr>
      <w:r w:rsidRPr="000973E3">
        <w:rPr>
          <w:rFonts w:cs="Arial"/>
          <w:color w:val="365F91" w:themeColor="accent1" w:themeShade="BF"/>
          <w:sz w:val="22"/>
          <w:szCs w:val="22"/>
        </w:rPr>
        <w:t>A ce titre, il doit veiller à ce que la SICAV ou l’établissement de gestion lui communique les méthodes d’évaluation des actifs</w:t>
      </w:r>
      <w:ins w:id="257" w:author="Hasnaâ BARZALI" w:date="2018-01-10T11:42:00Z">
        <w:r w:rsidR="002C7C14">
          <w:rPr>
            <w:rFonts w:cs="Arial"/>
            <w:color w:val="365F91" w:themeColor="accent1" w:themeShade="BF"/>
            <w:sz w:val="22"/>
            <w:szCs w:val="22"/>
          </w:rPr>
          <w:t>, ainsi que toute</w:t>
        </w:r>
      </w:ins>
      <w:ins w:id="258" w:author="Hasnaâ BARZALI" w:date="2018-01-10T11:43:00Z">
        <w:r w:rsidR="002C7C14">
          <w:rPr>
            <w:rFonts w:cs="Arial"/>
            <w:color w:val="365F91" w:themeColor="accent1" w:themeShade="BF"/>
            <w:sz w:val="22"/>
            <w:szCs w:val="22"/>
          </w:rPr>
          <w:t xml:space="preserve"> information nécessaire à l’évaluation des titres détenus en portefeuille</w:t>
        </w:r>
      </w:ins>
      <w:r w:rsidRPr="000973E3">
        <w:rPr>
          <w:rFonts w:cs="Arial"/>
          <w:color w:val="365F91" w:themeColor="accent1" w:themeShade="BF"/>
          <w:sz w:val="22"/>
          <w:szCs w:val="22"/>
        </w:rPr>
        <w:t>.</w:t>
      </w:r>
    </w:p>
    <w:p w14:paraId="76D67BCE" w14:textId="77777777" w:rsidR="002C7C14" w:rsidRPr="000973E3" w:rsidRDefault="002C7C14" w:rsidP="009F0C9C">
      <w:pPr>
        <w:autoSpaceDE w:val="0"/>
        <w:autoSpaceDN w:val="0"/>
        <w:adjustRightInd w:val="0"/>
        <w:spacing w:after="0" w:line="240" w:lineRule="auto"/>
        <w:rPr>
          <w:rFonts w:cs="Arial"/>
          <w:color w:val="365F91" w:themeColor="accent1" w:themeShade="BF"/>
          <w:sz w:val="22"/>
          <w:szCs w:val="22"/>
        </w:rPr>
      </w:pPr>
    </w:p>
    <w:p w14:paraId="4F244AE1" w14:textId="77777777" w:rsidR="00BB1968" w:rsidRPr="000973E3" w:rsidRDefault="00BB1968" w:rsidP="009F0C9C">
      <w:pPr>
        <w:autoSpaceDE w:val="0"/>
        <w:autoSpaceDN w:val="0"/>
        <w:adjustRightInd w:val="0"/>
        <w:spacing w:after="0" w:line="240" w:lineRule="auto"/>
        <w:rPr>
          <w:rFonts w:cs="Arial"/>
          <w:color w:val="365F91" w:themeColor="accent1" w:themeShade="BF"/>
          <w:sz w:val="22"/>
          <w:szCs w:val="22"/>
        </w:rPr>
      </w:pPr>
      <w:r w:rsidRPr="000973E3">
        <w:rPr>
          <w:rFonts w:cs="Arial"/>
          <w:color w:val="365F91" w:themeColor="accent1" w:themeShade="BF"/>
          <w:sz w:val="22"/>
          <w:szCs w:val="22"/>
        </w:rPr>
        <w:t>Les formules de valorisation des actifs sont détaillées en annexe</w:t>
      </w:r>
      <w:r w:rsidR="006B66C3" w:rsidRPr="000973E3">
        <w:rPr>
          <w:rFonts w:cs="Arial"/>
          <w:color w:val="365F91" w:themeColor="accent1" w:themeShade="BF"/>
          <w:sz w:val="22"/>
          <w:szCs w:val="22"/>
        </w:rPr>
        <w:t xml:space="preserve"> II</w:t>
      </w:r>
      <w:r w:rsidRPr="000973E3">
        <w:rPr>
          <w:rFonts w:cs="Arial"/>
          <w:color w:val="365F91" w:themeColor="accent1" w:themeShade="BF"/>
          <w:sz w:val="22"/>
          <w:szCs w:val="22"/>
        </w:rPr>
        <w:t xml:space="preserve"> du présent guide.</w:t>
      </w:r>
    </w:p>
    <w:p w14:paraId="3E596B30" w14:textId="77777777" w:rsidR="00BB1968" w:rsidRPr="00070B0C" w:rsidRDefault="00BB1968" w:rsidP="009F0C9C">
      <w:pPr>
        <w:autoSpaceDE w:val="0"/>
        <w:autoSpaceDN w:val="0"/>
        <w:adjustRightInd w:val="0"/>
        <w:spacing w:after="0" w:line="240" w:lineRule="auto"/>
        <w:rPr>
          <w:rFonts w:cs="Arial"/>
          <w:color w:val="000000"/>
          <w:sz w:val="22"/>
          <w:szCs w:val="22"/>
        </w:rPr>
      </w:pPr>
    </w:p>
    <w:p w14:paraId="0771D4ED" w14:textId="77777777" w:rsidR="009F0C9C" w:rsidRPr="009910A4" w:rsidRDefault="009F0C9C" w:rsidP="004A6484">
      <w:pPr>
        <w:pStyle w:val="T3"/>
      </w:pPr>
      <w:r w:rsidRPr="009910A4">
        <w:t xml:space="preserve">Contrôle des ratios réglementaires </w:t>
      </w:r>
    </w:p>
    <w:p w14:paraId="35023C53" w14:textId="77777777" w:rsidR="009F0C9C" w:rsidRPr="000973E3" w:rsidRDefault="009F0C9C" w:rsidP="009F0C9C">
      <w:pPr>
        <w:autoSpaceDE w:val="0"/>
        <w:autoSpaceDN w:val="0"/>
        <w:adjustRightInd w:val="0"/>
        <w:spacing w:after="0" w:line="240" w:lineRule="auto"/>
        <w:rPr>
          <w:rFonts w:cs="Arial"/>
          <w:color w:val="365F91" w:themeColor="accent1" w:themeShade="BF"/>
          <w:sz w:val="22"/>
          <w:szCs w:val="22"/>
        </w:rPr>
      </w:pPr>
      <w:r w:rsidRPr="000973E3">
        <w:rPr>
          <w:rFonts w:cs="Arial"/>
          <w:color w:val="365F91" w:themeColor="accent1" w:themeShade="BF"/>
          <w:sz w:val="22"/>
          <w:szCs w:val="22"/>
        </w:rPr>
        <w:t xml:space="preserve">L’établissement dépositaire s’assure, en permanence et a posteriori, du respect par </w:t>
      </w:r>
      <w:r w:rsidR="00A0507D" w:rsidRPr="000973E3">
        <w:rPr>
          <w:rFonts w:cs="Arial"/>
          <w:color w:val="365F91" w:themeColor="accent1" w:themeShade="BF"/>
          <w:sz w:val="22"/>
          <w:szCs w:val="22"/>
        </w:rPr>
        <w:t xml:space="preserve">l’OPCVM et </w:t>
      </w:r>
      <w:r w:rsidRPr="000973E3">
        <w:rPr>
          <w:rFonts w:cs="Arial"/>
          <w:color w:val="365F91" w:themeColor="accent1" w:themeShade="BF"/>
          <w:sz w:val="22"/>
          <w:szCs w:val="22"/>
        </w:rPr>
        <w:t>la société de gestion des règles prudentielles, de la classification, de l’orientation d’investissement et de la politique de placement, telles que spécifiées dans la note d'information.</w:t>
      </w:r>
    </w:p>
    <w:p w14:paraId="31D106C8" w14:textId="77777777" w:rsidR="009F0C9C" w:rsidRPr="000973E3" w:rsidRDefault="009F0C9C" w:rsidP="009F0C9C">
      <w:pPr>
        <w:autoSpaceDE w:val="0"/>
        <w:autoSpaceDN w:val="0"/>
        <w:adjustRightInd w:val="0"/>
        <w:spacing w:after="0" w:line="240" w:lineRule="auto"/>
        <w:rPr>
          <w:rFonts w:cs="Arial"/>
          <w:color w:val="365F91" w:themeColor="accent1" w:themeShade="BF"/>
          <w:sz w:val="22"/>
          <w:szCs w:val="22"/>
        </w:rPr>
      </w:pPr>
    </w:p>
    <w:p w14:paraId="3AFDFD33" w14:textId="77777777" w:rsidR="009F0C9C" w:rsidRPr="000973E3" w:rsidRDefault="009F0C9C" w:rsidP="009F0C9C">
      <w:pPr>
        <w:autoSpaceDE w:val="0"/>
        <w:autoSpaceDN w:val="0"/>
        <w:adjustRightInd w:val="0"/>
        <w:spacing w:after="0" w:line="240" w:lineRule="auto"/>
        <w:rPr>
          <w:rFonts w:cs="Arial"/>
          <w:color w:val="365F91" w:themeColor="accent1" w:themeShade="BF"/>
          <w:sz w:val="22"/>
          <w:szCs w:val="22"/>
        </w:rPr>
      </w:pPr>
      <w:r w:rsidRPr="000973E3">
        <w:rPr>
          <w:rFonts w:cs="Arial"/>
          <w:color w:val="365F91" w:themeColor="accent1" w:themeShade="BF"/>
          <w:sz w:val="22"/>
          <w:szCs w:val="22"/>
        </w:rPr>
        <w:t xml:space="preserve">En revanche, il n’exerce aucun contrôle sur l’opportunité des décisions de gestion de la société de gestion. </w:t>
      </w:r>
    </w:p>
    <w:p w14:paraId="3CE75F80" w14:textId="77777777" w:rsidR="0068078B" w:rsidRPr="00070B0C" w:rsidRDefault="0068078B" w:rsidP="009F0C9C">
      <w:pPr>
        <w:autoSpaceDE w:val="0"/>
        <w:autoSpaceDN w:val="0"/>
        <w:adjustRightInd w:val="0"/>
        <w:spacing w:after="0" w:line="240" w:lineRule="auto"/>
        <w:rPr>
          <w:rFonts w:cs="Arial"/>
          <w:color w:val="000000"/>
          <w:sz w:val="22"/>
          <w:szCs w:val="22"/>
        </w:rPr>
      </w:pPr>
    </w:p>
    <w:p w14:paraId="13478067" w14:textId="77777777" w:rsidR="00475062" w:rsidRPr="00070B0C" w:rsidRDefault="0068078B" w:rsidP="009F0C9C">
      <w:pPr>
        <w:autoSpaceDE w:val="0"/>
        <w:autoSpaceDN w:val="0"/>
        <w:adjustRightInd w:val="0"/>
        <w:spacing w:after="0" w:line="240" w:lineRule="auto"/>
        <w:rPr>
          <w:rFonts w:cs="Arial"/>
          <w:color w:val="000000"/>
          <w:sz w:val="22"/>
          <w:szCs w:val="22"/>
        </w:rPr>
      </w:pPr>
      <w:r w:rsidRPr="000973E3">
        <w:rPr>
          <w:rFonts w:cs="Arial"/>
          <w:color w:val="365F91" w:themeColor="accent1" w:themeShade="BF"/>
          <w:sz w:val="22"/>
          <w:szCs w:val="22"/>
        </w:rPr>
        <w:t xml:space="preserve">A cet effet, l’établissement dépositaire contrôle </w:t>
      </w:r>
      <w:r w:rsidRPr="00070B0C">
        <w:rPr>
          <w:rFonts w:cs="Arial"/>
          <w:color w:val="0070C0"/>
          <w:sz w:val="22"/>
          <w:szCs w:val="22"/>
        </w:rPr>
        <w:t xml:space="preserve">au plus tard deux (2) jours </w:t>
      </w:r>
      <w:r w:rsidRPr="000973E3">
        <w:rPr>
          <w:rFonts w:cs="Arial"/>
          <w:color w:val="365F91" w:themeColor="accent1" w:themeShade="BF"/>
          <w:sz w:val="22"/>
          <w:szCs w:val="22"/>
        </w:rPr>
        <w:t xml:space="preserve">après le calcul de la VL </w:t>
      </w:r>
      <w:r w:rsidR="000F572A" w:rsidRPr="000973E3">
        <w:rPr>
          <w:rFonts w:cs="Arial"/>
          <w:color w:val="365F91" w:themeColor="accent1" w:themeShade="BF"/>
          <w:sz w:val="22"/>
          <w:szCs w:val="22"/>
        </w:rPr>
        <w:t>l’ensemble</w:t>
      </w:r>
      <w:r w:rsidRPr="000973E3">
        <w:rPr>
          <w:rFonts w:cs="Arial"/>
          <w:color w:val="365F91" w:themeColor="accent1" w:themeShade="BF"/>
          <w:sz w:val="22"/>
          <w:szCs w:val="22"/>
        </w:rPr>
        <w:t xml:space="preserve"> des rat</w:t>
      </w:r>
      <w:r w:rsidR="00F322CB" w:rsidRPr="000973E3">
        <w:rPr>
          <w:rFonts w:cs="Arial"/>
          <w:color w:val="365F91" w:themeColor="accent1" w:themeShade="BF"/>
          <w:sz w:val="22"/>
          <w:szCs w:val="22"/>
        </w:rPr>
        <w:t>ios</w:t>
      </w:r>
      <w:r w:rsidR="00475062" w:rsidRPr="000973E3">
        <w:rPr>
          <w:rFonts w:cs="Arial"/>
          <w:color w:val="365F91" w:themeColor="accent1" w:themeShade="BF"/>
          <w:sz w:val="22"/>
          <w:szCs w:val="22"/>
        </w:rPr>
        <w:t>.</w:t>
      </w:r>
    </w:p>
    <w:p w14:paraId="3915AD29" w14:textId="77777777" w:rsidR="00475062" w:rsidRPr="00070B0C" w:rsidRDefault="00475062" w:rsidP="009F0C9C">
      <w:pPr>
        <w:autoSpaceDE w:val="0"/>
        <w:autoSpaceDN w:val="0"/>
        <w:adjustRightInd w:val="0"/>
        <w:spacing w:after="0" w:line="240" w:lineRule="auto"/>
        <w:rPr>
          <w:rFonts w:cs="Arial"/>
          <w:color w:val="000000"/>
          <w:sz w:val="22"/>
          <w:szCs w:val="22"/>
        </w:rPr>
      </w:pPr>
    </w:p>
    <w:p w14:paraId="0FA0CB26" w14:textId="77777777" w:rsidR="009F0C9C" w:rsidRPr="000973E3" w:rsidRDefault="009F0C9C" w:rsidP="00A57890">
      <w:pPr>
        <w:pStyle w:val="Paragraphedeliste"/>
        <w:ind w:left="0"/>
        <w:jc w:val="both"/>
        <w:rPr>
          <w:rFonts w:cs="Arial"/>
          <w:color w:val="365F91" w:themeColor="accent1" w:themeShade="BF"/>
          <w:sz w:val="22"/>
          <w:szCs w:val="22"/>
        </w:rPr>
      </w:pPr>
      <w:r w:rsidRPr="000973E3">
        <w:rPr>
          <w:rFonts w:cs="Arial"/>
          <w:color w:val="365F91" w:themeColor="accent1" w:themeShade="BF"/>
          <w:sz w:val="22"/>
          <w:szCs w:val="22"/>
        </w:rPr>
        <w:t xml:space="preserve">Les </w:t>
      </w:r>
      <w:r w:rsidR="00BB1968" w:rsidRPr="000973E3">
        <w:rPr>
          <w:rFonts w:cs="Arial"/>
          <w:color w:val="365F91" w:themeColor="accent1" w:themeShade="BF"/>
          <w:sz w:val="22"/>
          <w:szCs w:val="22"/>
        </w:rPr>
        <w:t>formules</w:t>
      </w:r>
      <w:r w:rsidRPr="000973E3">
        <w:rPr>
          <w:rFonts w:cs="Arial"/>
          <w:color w:val="365F91" w:themeColor="accent1" w:themeShade="BF"/>
          <w:sz w:val="22"/>
          <w:szCs w:val="22"/>
        </w:rPr>
        <w:t xml:space="preserve"> de calcul des ratios sont </w:t>
      </w:r>
      <w:r w:rsidR="00BB1968" w:rsidRPr="000973E3">
        <w:rPr>
          <w:rFonts w:cs="Arial"/>
          <w:color w:val="365F91" w:themeColor="accent1" w:themeShade="BF"/>
          <w:sz w:val="22"/>
          <w:szCs w:val="22"/>
        </w:rPr>
        <w:t>détaillées</w:t>
      </w:r>
      <w:r w:rsidRPr="000973E3">
        <w:rPr>
          <w:rFonts w:cs="Arial"/>
          <w:color w:val="365F91" w:themeColor="accent1" w:themeShade="BF"/>
          <w:sz w:val="22"/>
          <w:szCs w:val="22"/>
        </w:rPr>
        <w:t xml:space="preserve"> en annexe</w:t>
      </w:r>
      <w:r w:rsidR="006B66C3" w:rsidRPr="000973E3">
        <w:rPr>
          <w:rFonts w:cs="Arial"/>
          <w:color w:val="365F91" w:themeColor="accent1" w:themeShade="BF"/>
          <w:sz w:val="22"/>
          <w:szCs w:val="22"/>
        </w:rPr>
        <w:t xml:space="preserve"> III</w:t>
      </w:r>
      <w:r w:rsidRPr="000973E3">
        <w:rPr>
          <w:rFonts w:cs="Arial"/>
          <w:color w:val="365F91" w:themeColor="accent1" w:themeShade="BF"/>
          <w:sz w:val="22"/>
          <w:szCs w:val="22"/>
        </w:rPr>
        <w:t xml:space="preserve"> du présent guide.</w:t>
      </w:r>
    </w:p>
    <w:p w14:paraId="269E2EB3" w14:textId="77777777" w:rsidR="000F49DA" w:rsidRPr="00EA4059" w:rsidRDefault="000F49DA" w:rsidP="00CC791D">
      <w:pPr>
        <w:pStyle w:val="T2"/>
      </w:pPr>
      <w:bookmarkStart w:id="259" w:name="_Toc505593987"/>
      <w:bookmarkStart w:id="260" w:name="_Toc505595770"/>
      <w:bookmarkStart w:id="261" w:name="_Toc505599985"/>
      <w:r w:rsidRPr="00EA4059">
        <w:t>Correction des anomalies</w:t>
      </w:r>
      <w:bookmarkEnd w:id="259"/>
      <w:bookmarkEnd w:id="260"/>
      <w:bookmarkEnd w:id="261"/>
    </w:p>
    <w:p w14:paraId="1D723DDB" w14:textId="77777777" w:rsidR="000F49DA" w:rsidRPr="000973E3" w:rsidRDefault="000F49DA" w:rsidP="000F49DA">
      <w:pPr>
        <w:pStyle w:val="Paragraphedeliste"/>
        <w:ind w:left="0"/>
        <w:jc w:val="both"/>
        <w:rPr>
          <w:rFonts w:cs="Arial"/>
          <w:color w:val="365F91" w:themeColor="accent1" w:themeShade="BF"/>
          <w:sz w:val="22"/>
          <w:szCs w:val="22"/>
        </w:rPr>
      </w:pPr>
      <w:r w:rsidRPr="000973E3">
        <w:rPr>
          <w:rFonts w:cs="Arial"/>
          <w:color w:val="365F91" w:themeColor="accent1" w:themeShade="BF"/>
          <w:sz w:val="22"/>
          <w:szCs w:val="22"/>
        </w:rPr>
        <w:t>L'établissement dépositaire doit mettre en place  un dispositif permettant de corriger les anomalies relevées dans l'exercice de sa mission de contrôle.</w:t>
      </w:r>
    </w:p>
    <w:p w14:paraId="42BBB035" w14:textId="77777777" w:rsidR="000F49DA" w:rsidRPr="000973E3" w:rsidRDefault="000F49DA" w:rsidP="000F49DA">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Il adresse à la SICAV ou à l’établissement de gestion, au plus tard le lendemain du jour où il a relevé l’anomalie, un courrier relatant les faits constatés et demandant leur régularisation en précisant le délai.</w:t>
      </w:r>
    </w:p>
    <w:p w14:paraId="3563BD31" w14:textId="77777777" w:rsidR="000F49DA" w:rsidRPr="000973E3" w:rsidRDefault="000F49DA" w:rsidP="000F49DA">
      <w:pPr>
        <w:autoSpaceDE w:val="0"/>
        <w:autoSpaceDN w:val="0"/>
        <w:adjustRightInd w:val="0"/>
        <w:spacing w:after="0" w:line="240" w:lineRule="auto"/>
        <w:jc w:val="both"/>
        <w:rPr>
          <w:rFonts w:cs="Arial"/>
          <w:color w:val="365F91" w:themeColor="accent1" w:themeShade="BF"/>
          <w:sz w:val="22"/>
          <w:szCs w:val="22"/>
        </w:rPr>
      </w:pPr>
    </w:p>
    <w:p w14:paraId="4E5DD5C5" w14:textId="77777777" w:rsidR="000F49DA" w:rsidRPr="000973E3" w:rsidRDefault="000F49DA" w:rsidP="000F49DA">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lastRenderedPageBreak/>
        <w:t xml:space="preserve"> En cas de dépassement, l’établissement dépositaire met en demeure la SICAV ou l’établissement de gestion de ne plus donner d’ordre qui pourrait aggraver ledit dépassement. </w:t>
      </w:r>
    </w:p>
    <w:p w14:paraId="00DEBFA9" w14:textId="77777777" w:rsidR="000F49DA" w:rsidRPr="000973E3" w:rsidRDefault="000F49DA" w:rsidP="000F49DA">
      <w:pPr>
        <w:autoSpaceDE w:val="0"/>
        <w:autoSpaceDN w:val="0"/>
        <w:adjustRightInd w:val="0"/>
        <w:spacing w:after="0" w:line="240" w:lineRule="auto"/>
        <w:jc w:val="both"/>
        <w:rPr>
          <w:rFonts w:cs="Arial"/>
          <w:color w:val="365F91" w:themeColor="accent1" w:themeShade="BF"/>
          <w:sz w:val="22"/>
          <w:szCs w:val="22"/>
        </w:rPr>
      </w:pPr>
    </w:p>
    <w:p w14:paraId="7C6B68BE" w14:textId="77777777" w:rsidR="004F38B7" w:rsidRPr="000973E3" w:rsidRDefault="000F49DA" w:rsidP="000F49DA">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Si, à l’expiration du délai imparti, la régularisation n’a pas été effectuée, l’établissement dépositaire adresse un deuxième courrier à la SICAV ou à l’établissement de gestion exigeant le rétablissement immédiat de la situation. Il en informe immédiatement l’AMMC et le commissaire aux comptes.</w:t>
      </w:r>
    </w:p>
    <w:p w14:paraId="3F9E43A0" w14:textId="77777777" w:rsidR="004F38B7" w:rsidRPr="006B66C3" w:rsidRDefault="004F38B7" w:rsidP="000F49DA">
      <w:pPr>
        <w:autoSpaceDE w:val="0"/>
        <w:autoSpaceDN w:val="0"/>
        <w:adjustRightInd w:val="0"/>
        <w:spacing w:after="0" w:line="240" w:lineRule="auto"/>
        <w:jc w:val="both"/>
        <w:rPr>
          <w:rFonts w:cs="Arial"/>
          <w:color w:val="000000"/>
          <w:sz w:val="22"/>
          <w:szCs w:val="22"/>
        </w:rPr>
      </w:pPr>
    </w:p>
    <w:p w14:paraId="35952738" w14:textId="77777777" w:rsidR="00930440" w:rsidRPr="00EA4059" w:rsidRDefault="000F49DA" w:rsidP="00143B41">
      <w:pPr>
        <w:pStyle w:val="T1"/>
        <w:numPr>
          <w:ilvl w:val="0"/>
          <w:numId w:val="6"/>
        </w:numPr>
        <w:outlineLvl w:val="0"/>
      </w:pPr>
      <w:bookmarkStart w:id="262" w:name="_Toc505593988"/>
      <w:bookmarkStart w:id="263" w:name="_Toc505595771"/>
      <w:bookmarkStart w:id="264" w:name="_Toc505599986"/>
      <w:r w:rsidRPr="00EA4059">
        <w:t>Résiliation de la convention entre l’établissement dépositaire et l’OPCVM ou la société de gestion</w:t>
      </w:r>
      <w:bookmarkEnd w:id="262"/>
      <w:bookmarkEnd w:id="263"/>
      <w:bookmarkEnd w:id="264"/>
    </w:p>
    <w:p w14:paraId="360E5DDF" w14:textId="77777777" w:rsidR="002D736D" w:rsidRPr="00070B0C" w:rsidRDefault="002D736D" w:rsidP="002D736D">
      <w:pPr>
        <w:pStyle w:val="T1"/>
        <w:autoSpaceDE w:val="0"/>
        <w:autoSpaceDN w:val="0"/>
        <w:adjustRightInd w:val="0"/>
        <w:spacing w:after="0" w:line="240" w:lineRule="auto"/>
        <w:ind w:left="360"/>
        <w:outlineLvl w:val="0"/>
        <w:rPr>
          <w:rFonts w:eastAsiaTheme="minorHAnsi"/>
          <w:color w:val="000000"/>
          <w:sz w:val="22"/>
          <w:szCs w:val="22"/>
        </w:rPr>
      </w:pPr>
    </w:p>
    <w:p w14:paraId="6033F546" w14:textId="35184DBD" w:rsidR="00332369" w:rsidRPr="000973E3" w:rsidRDefault="00332369" w:rsidP="00930440">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Les conditions et modalités de résiliation de la convention entre l’établissement dépositaire et l’OP</w:t>
      </w:r>
      <w:ins w:id="265" w:author="ZNIBER Mohammed Elarabi" w:date="2018-02-28T10:38:00Z">
        <w:r w:rsidR="00DF588F">
          <w:rPr>
            <w:rFonts w:cs="Arial"/>
            <w:color w:val="365F91" w:themeColor="accent1" w:themeShade="BF"/>
            <w:sz w:val="22"/>
            <w:szCs w:val="22"/>
          </w:rPr>
          <w:t>C</w:t>
        </w:r>
      </w:ins>
      <w:del w:id="266" w:author="ZNIBER Mohammed Elarabi" w:date="2018-02-28T10:38:00Z">
        <w:r w:rsidRPr="000973E3" w:rsidDel="00DF588F">
          <w:rPr>
            <w:rFonts w:cs="Arial"/>
            <w:color w:val="365F91" w:themeColor="accent1" w:themeShade="BF"/>
            <w:sz w:val="22"/>
            <w:szCs w:val="22"/>
          </w:rPr>
          <w:delText>S</w:delText>
        </w:r>
      </w:del>
      <w:r w:rsidRPr="000973E3">
        <w:rPr>
          <w:rFonts w:cs="Arial"/>
          <w:color w:val="365F91" w:themeColor="accent1" w:themeShade="BF"/>
          <w:sz w:val="22"/>
          <w:szCs w:val="22"/>
        </w:rPr>
        <w:t>VM ou la société de gestion doivent être précisées au niveau de la convention.</w:t>
      </w:r>
    </w:p>
    <w:p w14:paraId="44556049" w14:textId="77777777" w:rsidR="005D2B49" w:rsidRPr="000973E3" w:rsidRDefault="005D2B49" w:rsidP="00930440">
      <w:pPr>
        <w:autoSpaceDE w:val="0"/>
        <w:autoSpaceDN w:val="0"/>
        <w:adjustRightInd w:val="0"/>
        <w:spacing w:after="0" w:line="240" w:lineRule="auto"/>
        <w:jc w:val="both"/>
        <w:rPr>
          <w:rFonts w:cs="Arial"/>
          <w:color w:val="365F91" w:themeColor="accent1" w:themeShade="BF"/>
          <w:sz w:val="22"/>
          <w:szCs w:val="22"/>
        </w:rPr>
      </w:pPr>
    </w:p>
    <w:p w14:paraId="1A5BB2E7" w14:textId="77777777" w:rsidR="00332369" w:rsidRPr="000973E3" w:rsidRDefault="00332369" w:rsidP="00930440">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 xml:space="preserve">La convention peut fixer une liste de motifs donnant droit à la résiliation </w:t>
      </w:r>
      <w:r w:rsidR="00635508" w:rsidRPr="000973E3">
        <w:rPr>
          <w:rFonts w:cs="Arial"/>
          <w:color w:val="365F91" w:themeColor="accent1" w:themeShade="BF"/>
          <w:sz w:val="22"/>
          <w:szCs w:val="22"/>
        </w:rPr>
        <w:t>aux parties</w:t>
      </w:r>
      <w:r w:rsidRPr="000973E3">
        <w:rPr>
          <w:rFonts w:cs="Arial"/>
          <w:color w:val="365F91" w:themeColor="accent1" w:themeShade="BF"/>
          <w:sz w:val="22"/>
          <w:szCs w:val="22"/>
        </w:rPr>
        <w:t>.</w:t>
      </w:r>
    </w:p>
    <w:p w14:paraId="4AEB0E5A" w14:textId="77777777" w:rsidR="00332369" w:rsidRPr="000973E3" w:rsidRDefault="00332369" w:rsidP="00930440">
      <w:pPr>
        <w:autoSpaceDE w:val="0"/>
        <w:autoSpaceDN w:val="0"/>
        <w:adjustRightInd w:val="0"/>
        <w:spacing w:after="0" w:line="240" w:lineRule="auto"/>
        <w:jc w:val="both"/>
        <w:rPr>
          <w:rFonts w:cs="Arial"/>
          <w:color w:val="365F91" w:themeColor="accent1" w:themeShade="BF"/>
          <w:sz w:val="22"/>
          <w:szCs w:val="22"/>
        </w:rPr>
      </w:pPr>
    </w:p>
    <w:p w14:paraId="369262A5" w14:textId="77777777" w:rsidR="00332369" w:rsidRDefault="00332369" w:rsidP="00930440">
      <w:pPr>
        <w:autoSpaceDE w:val="0"/>
        <w:autoSpaceDN w:val="0"/>
        <w:adjustRightInd w:val="0"/>
        <w:spacing w:after="0" w:line="240" w:lineRule="auto"/>
        <w:jc w:val="both"/>
        <w:rPr>
          <w:ins w:id="267" w:author="Hasnaâ BARZALI" w:date="2018-01-10T11:45:00Z"/>
          <w:rFonts w:cs="Arial"/>
          <w:color w:val="365F91" w:themeColor="accent1" w:themeShade="BF"/>
          <w:sz w:val="22"/>
          <w:szCs w:val="22"/>
        </w:rPr>
      </w:pPr>
      <w:r w:rsidRPr="000973E3">
        <w:rPr>
          <w:rFonts w:cs="Arial"/>
          <w:color w:val="365F91" w:themeColor="accent1" w:themeShade="BF"/>
          <w:sz w:val="22"/>
          <w:szCs w:val="22"/>
        </w:rPr>
        <w:t>Elle doit prévoir aussi les mesures à prendre pour la préservation des intérêts des actionnaires ou porteurs de parts.</w:t>
      </w:r>
    </w:p>
    <w:p w14:paraId="2B700369" w14:textId="77777777" w:rsidR="00B97C5C" w:rsidRDefault="00B97C5C" w:rsidP="00930440">
      <w:pPr>
        <w:autoSpaceDE w:val="0"/>
        <w:autoSpaceDN w:val="0"/>
        <w:adjustRightInd w:val="0"/>
        <w:spacing w:after="0" w:line="240" w:lineRule="auto"/>
        <w:jc w:val="both"/>
        <w:rPr>
          <w:ins w:id="268" w:author="Hasnaâ BARZALI" w:date="2018-01-10T11:45:00Z"/>
          <w:rFonts w:cs="Arial"/>
          <w:color w:val="365F91" w:themeColor="accent1" w:themeShade="BF"/>
          <w:sz w:val="22"/>
          <w:szCs w:val="22"/>
        </w:rPr>
      </w:pPr>
    </w:p>
    <w:p w14:paraId="033F90D1" w14:textId="320A1029" w:rsidR="00B97C5C" w:rsidRPr="000973E3" w:rsidRDefault="0081621E" w:rsidP="00930440">
      <w:pPr>
        <w:autoSpaceDE w:val="0"/>
        <w:autoSpaceDN w:val="0"/>
        <w:adjustRightInd w:val="0"/>
        <w:spacing w:after="0" w:line="240" w:lineRule="auto"/>
        <w:jc w:val="both"/>
        <w:rPr>
          <w:rFonts w:cs="Arial"/>
          <w:color w:val="365F91" w:themeColor="accent1" w:themeShade="BF"/>
          <w:sz w:val="22"/>
          <w:szCs w:val="22"/>
        </w:rPr>
      </w:pPr>
      <w:ins w:id="269" w:author="Hasnaâ BARZALI" w:date="2018-01-10T11:45:00Z">
        <w:r>
          <w:rPr>
            <w:rFonts w:cs="Arial"/>
            <w:color w:val="365F91" w:themeColor="accent1" w:themeShade="BF"/>
            <w:sz w:val="22"/>
            <w:szCs w:val="22"/>
          </w:rPr>
          <w:t>Il est à rappeler qu</w:t>
        </w:r>
      </w:ins>
      <w:ins w:id="270" w:author="Hasnaâ BARZALI" w:date="2018-01-16T11:44:00Z">
        <w:r>
          <w:rPr>
            <w:rFonts w:cs="Arial"/>
            <w:color w:val="365F91" w:themeColor="accent1" w:themeShade="BF"/>
            <w:sz w:val="22"/>
            <w:szCs w:val="22"/>
          </w:rPr>
          <w:t xml:space="preserve">’on cas de résiliation de la convention, </w:t>
        </w:r>
      </w:ins>
      <w:ins w:id="271" w:author="Hasnaâ BARZALI" w:date="2018-01-10T11:49:00Z">
        <w:r w:rsidR="00B97C5C">
          <w:rPr>
            <w:rFonts w:cs="Arial"/>
            <w:color w:val="365F91" w:themeColor="accent1" w:themeShade="BF"/>
            <w:sz w:val="22"/>
            <w:szCs w:val="22"/>
          </w:rPr>
          <w:t>l’établissement dépositaire demeure responsable à l’égard de l’OPCVM</w:t>
        </w:r>
      </w:ins>
      <w:ins w:id="272" w:author="Hasnaâ BARZALI" w:date="2018-01-18T12:33:00Z">
        <w:r w:rsidR="001B0AA5">
          <w:rPr>
            <w:rFonts w:cs="Arial"/>
            <w:color w:val="365F91" w:themeColor="accent1" w:themeShade="BF"/>
            <w:sz w:val="22"/>
            <w:szCs w:val="22"/>
          </w:rPr>
          <w:t xml:space="preserve"> initial</w:t>
        </w:r>
      </w:ins>
      <w:ins w:id="273" w:author="Hasnaâ BARZALI" w:date="2018-01-10T11:57:00Z">
        <w:r w:rsidR="00431BBF">
          <w:rPr>
            <w:rFonts w:cs="Arial"/>
            <w:color w:val="365F91" w:themeColor="accent1" w:themeShade="BF"/>
            <w:sz w:val="22"/>
            <w:szCs w:val="22"/>
          </w:rPr>
          <w:t xml:space="preserve"> </w:t>
        </w:r>
      </w:ins>
      <w:ins w:id="274" w:author="Hasnaâ BARZALI" w:date="2018-01-10T15:50:00Z">
        <w:r w:rsidR="0036363A">
          <w:rPr>
            <w:rFonts w:cs="Arial"/>
            <w:color w:val="365F91" w:themeColor="accent1" w:themeShade="BF"/>
            <w:sz w:val="22"/>
            <w:szCs w:val="22"/>
          </w:rPr>
          <w:t>jusqu’à son remplacement par un autre établissement.</w:t>
        </w:r>
      </w:ins>
    </w:p>
    <w:p w14:paraId="28DF2684" w14:textId="77777777" w:rsidR="00D53382" w:rsidRPr="00070B0C" w:rsidRDefault="00D53382" w:rsidP="00930440">
      <w:pPr>
        <w:autoSpaceDE w:val="0"/>
        <w:autoSpaceDN w:val="0"/>
        <w:adjustRightInd w:val="0"/>
        <w:spacing w:after="0" w:line="240" w:lineRule="auto"/>
        <w:jc w:val="both"/>
        <w:rPr>
          <w:rFonts w:cs="Arial"/>
          <w:color w:val="000000"/>
          <w:sz w:val="22"/>
          <w:szCs w:val="22"/>
        </w:rPr>
      </w:pPr>
    </w:p>
    <w:p w14:paraId="13D54FE0" w14:textId="77777777" w:rsidR="00070B0C" w:rsidRPr="00036E19" w:rsidRDefault="00D9798A" w:rsidP="00036E19">
      <w:pPr>
        <w:pStyle w:val="T1"/>
        <w:numPr>
          <w:ilvl w:val="0"/>
          <w:numId w:val="6"/>
        </w:numPr>
        <w:outlineLvl w:val="0"/>
      </w:pPr>
      <w:bookmarkStart w:id="275" w:name="_Toc505593989"/>
      <w:bookmarkStart w:id="276" w:name="_Toc505595772"/>
      <w:bookmarkStart w:id="277" w:name="_Toc505599987"/>
      <w:r w:rsidRPr="00036E19">
        <w:t>Reporting</w:t>
      </w:r>
      <w:r w:rsidR="008A059C" w:rsidRPr="00036E19">
        <w:t xml:space="preserve"> à communiquer à l’AMMC</w:t>
      </w:r>
      <w:r w:rsidRPr="00036E19">
        <w:t xml:space="preserve"> par le Teneur de Comptes Dépositaire</w:t>
      </w:r>
      <w:bookmarkEnd w:id="275"/>
      <w:bookmarkEnd w:id="276"/>
      <w:bookmarkEnd w:id="277"/>
    </w:p>
    <w:p w14:paraId="79660782" w14:textId="77777777" w:rsidR="008A059C" w:rsidRPr="000973E3" w:rsidRDefault="008A059C" w:rsidP="00BB3BB5">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Le tableau suivant récapitule la liste des reportings à transmettre à l’AMMC ainsi que leurs délais d’envoi.</w:t>
      </w:r>
    </w:p>
    <w:p w14:paraId="5A3AFCD6" w14:textId="77777777" w:rsidR="008A059C" w:rsidRPr="000973E3" w:rsidRDefault="008A059C" w:rsidP="00BB3BB5">
      <w:pPr>
        <w:autoSpaceDE w:val="0"/>
        <w:autoSpaceDN w:val="0"/>
        <w:adjustRightInd w:val="0"/>
        <w:spacing w:after="0" w:line="240" w:lineRule="auto"/>
        <w:jc w:val="both"/>
        <w:rPr>
          <w:rFonts w:cs="Arial"/>
          <w:color w:val="365F91" w:themeColor="accent1" w:themeShade="BF"/>
          <w:sz w:val="22"/>
          <w:szCs w:val="22"/>
        </w:rPr>
      </w:pPr>
    </w:p>
    <w:p w14:paraId="24028C43" w14:textId="77777777" w:rsidR="008A059C" w:rsidRPr="000973E3" w:rsidRDefault="008A059C" w:rsidP="00BB3BB5">
      <w:p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Les canevas des reportings en question sont en annexe IV du présent guide.</w:t>
      </w:r>
    </w:p>
    <w:p w14:paraId="10CBBD1C" w14:textId="77777777" w:rsidR="00E057A0" w:rsidRDefault="00E057A0" w:rsidP="00216CAF">
      <w:pPr>
        <w:rPr>
          <w:ins w:id="278" w:author="Hasnaâ BARZALI" w:date="2018-02-05T11:40:00Z"/>
        </w:rPr>
      </w:pPr>
    </w:p>
    <w:p w14:paraId="399E917F" w14:textId="77777777" w:rsidR="009E142F" w:rsidRDefault="009E142F" w:rsidP="00216CAF"/>
    <w:tbl>
      <w:tblPr>
        <w:tblW w:w="9840" w:type="dxa"/>
        <w:tblInd w:w="55" w:type="dxa"/>
        <w:tblCellMar>
          <w:left w:w="70" w:type="dxa"/>
          <w:right w:w="70" w:type="dxa"/>
        </w:tblCellMar>
        <w:tblLook w:val="04A0" w:firstRow="1" w:lastRow="0" w:firstColumn="1" w:lastColumn="0" w:noHBand="0" w:noVBand="1"/>
      </w:tblPr>
      <w:tblGrid>
        <w:gridCol w:w="3074"/>
        <w:gridCol w:w="2469"/>
        <w:gridCol w:w="1594"/>
        <w:gridCol w:w="2703"/>
      </w:tblGrid>
      <w:tr w:rsidR="00D9798A" w:rsidRPr="00D9798A" w14:paraId="4001F06D" w14:textId="77777777" w:rsidTr="00D9798A">
        <w:trPr>
          <w:trHeight w:val="600"/>
        </w:trPr>
        <w:tc>
          <w:tcPr>
            <w:tcW w:w="3120" w:type="dxa"/>
            <w:tcBorders>
              <w:top w:val="single" w:sz="4" w:space="0" w:color="auto"/>
              <w:left w:val="single" w:sz="4" w:space="0" w:color="auto"/>
              <w:bottom w:val="single" w:sz="4" w:space="0" w:color="auto"/>
              <w:right w:val="single" w:sz="4" w:space="0" w:color="auto"/>
            </w:tcBorders>
            <w:shd w:val="clear" w:color="000000" w:fill="366092"/>
            <w:vAlign w:val="center"/>
            <w:hideMark/>
          </w:tcPr>
          <w:p w14:paraId="73229BAF" w14:textId="77777777" w:rsidR="00D9798A" w:rsidRPr="00D9798A" w:rsidRDefault="00D9798A" w:rsidP="00216CAF">
            <w:pPr>
              <w:rPr>
                <w:rFonts w:ascii="Calibri" w:eastAsia="Times New Roman" w:hAnsi="Calibri" w:cs="Calibri"/>
                <w:bCs/>
                <w:color w:val="C4BD97"/>
                <w:lang w:eastAsia="fr-FR"/>
              </w:rPr>
            </w:pPr>
            <w:r w:rsidRPr="00D9798A">
              <w:rPr>
                <w:rFonts w:ascii="Calibri" w:eastAsia="Times New Roman" w:hAnsi="Calibri" w:cs="Calibri"/>
                <w:bCs/>
                <w:color w:val="C4BD97"/>
                <w:lang w:eastAsia="fr-FR"/>
              </w:rPr>
              <w:t xml:space="preserve">Nature des documents </w:t>
            </w:r>
            <w:r w:rsidRPr="00D9798A">
              <w:rPr>
                <w:rFonts w:ascii="Calibri" w:eastAsia="Times New Roman" w:hAnsi="Calibri" w:cs="Calibri"/>
                <w:bCs/>
                <w:color w:val="C4BD97"/>
                <w:lang w:eastAsia="fr-FR"/>
              </w:rPr>
              <w:br/>
              <w:t>&amp; informations</w:t>
            </w:r>
          </w:p>
        </w:tc>
        <w:tc>
          <w:tcPr>
            <w:tcW w:w="2500" w:type="dxa"/>
            <w:tcBorders>
              <w:top w:val="single" w:sz="4" w:space="0" w:color="auto"/>
              <w:left w:val="nil"/>
              <w:bottom w:val="single" w:sz="4" w:space="0" w:color="auto"/>
              <w:right w:val="single" w:sz="4" w:space="0" w:color="auto"/>
            </w:tcBorders>
            <w:shd w:val="clear" w:color="000000" w:fill="366092"/>
            <w:vAlign w:val="center"/>
            <w:hideMark/>
          </w:tcPr>
          <w:p w14:paraId="11BB717A" w14:textId="77777777" w:rsidR="00D9798A" w:rsidRPr="00D9798A" w:rsidRDefault="00D9798A" w:rsidP="00216CAF">
            <w:pPr>
              <w:rPr>
                <w:rFonts w:ascii="Calibri" w:eastAsia="Times New Roman" w:hAnsi="Calibri" w:cs="Calibri"/>
                <w:bCs/>
                <w:color w:val="C4BD97"/>
                <w:lang w:eastAsia="fr-FR"/>
              </w:rPr>
            </w:pPr>
            <w:r w:rsidRPr="00D9798A">
              <w:rPr>
                <w:rFonts w:ascii="Calibri" w:eastAsia="Times New Roman" w:hAnsi="Calibri" w:cs="Calibri"/>
                <w:bCs/>
                <w:color w:val="C4BD97"/>
                <w:lang w:eastAsia="fr-FR"/>
              </w:rPr>
              <w:t xml:space="preserve">Modèle </w:t>
            </w:r>
            <w:r w:rsidRPr="00D9798A">
              <w:rPr>
                <w:rFonts w:ascii="Calibri" w:eastAsia="Times New Roman" w:hAnsi="Calibri" w:cs="Calibri"/>
                <w:bCs/>
                <w:color w:val="C4BD97"/>
                <w:lang w:eastAsia="fr-FR"/>
              </w:rPr>
              <w:br/>
              <w:t>Modalité de transmission</w:t>
            </w:r>
          </w:p>
        </w:tc>
        <w:tc>
          <w:tcPr>
            <w:tcW w:w="1480" w:type="dxa"/>
            <w:tcBorders>
              <w:top w:val="single" w:sz="4" w:space="0" w:color="auto"/>
              <w:left w:val="nil"/>
              <w:bottom w:val="single" w:sz="4" w:space="0" w:color="auto"/>
              <w:right w:val="single" w:sz="4" w:space="0" w:color="auto"/>
            </w:tcBorders>
            <w:shd w:val="clear" w:color="000000" w:fill="366092"/>
            <w:vAlign w:val="center"/>
            <w:hideMark/>
          </w:tcPr>
          <w:p w14:paraId="5EFD142F" w14:textId="77777777" w:rsidR="00D9798A" w:rsidRPr="00D9798A" w:rsidRDefault="00D9798A" w:rsidP="00216CAF">
            <w:pPr>
              <w:rPr>
                <w:rFonts w:ascii="Calibri" w:eastAsia="Times New Roman" w:hAnsi="Calibri" w:cs="Calibri"/>
                <w:bCs/>
                <w:color w:val="C4BD97"/>
                <w:lang w:eastAsia="fr-FR"/>
              </w:rPr>
            </w:pPr>
            <w:r w:rsidRPr="00D9798A">
              <w:rPr>
                <w:rFonts w:ascii="Calibri" w:eastAsia="Times New Roman" w:hAnsi="Calibri" w:cs="Calibri"/>
                <w:bCs/>
                <w:color w:val="C4BD97"/>
                <w:lang w:eastAsia="fr-FR"/>
              </w:rPr>
              <w:t>Périodicité</w:t>
            </w:r>
          </w:p>
        </w:tc>
        <w:tc>
          <w:tcPr>
            <w:tcW w:w="2740" w:type="dxa"/>
            <w:tcBorders>
              <w:top w:val="single" w:sz="4" w:space="0" w:color="auto"/>
              <w:left w:val="nil"/>
              <w:bottom w:val="single" w:sz="4" w:space="0" w:color="auto"/>
              <w:right w:val="single" w:sz="4" w:space="0" w:color="auto"/>
            </w:tcBorders>
            <w:shd w:val="clear" w:color="000000" w:fill="366092"/>
            <w:vAlign w:val="center"/>
            <w:hideMark/>
          </w:tcPr>
          <w:p w14:paraId="2DFC3820" w14:textId="77777777" w:rsidR="00D9798A" w:rsidRPr="00D9798A" w:rsidRDefault="00D9798A" w:rsidP="00216CAF">
            <w:pPr>
              <w:rPr>
                <w:rFonts w:ascii="Calibri" w:eastAsia="Times New Roman" w:hAnsi="Calibri" w:cs="Calibri"/>
                <w:bCs/>
                <w:color w:val="C4BD97"/>
                <w:lang w:eastAsia="fr-FR"/>
              </w:rPr>
            </w:pPr>
            <w:r w:rsidRPr="00D9798A">
              <w:rPr>
                <w:rFonts w:ascii="Calibri" w:eastAsia="Times New Roman" w:hAnsi="Calibri" w:cs="Calibri"/>
                <w:bCs/>
                <w:color w:val="C4BD97"/>
                <w:lang w:eastAsia="fr-FR"/>
              </w:rPr>
              <w:t>Délai limite de transmission</w:t>
            </w:r>
          </w:p>
        </w:tc>
      </w:tr>
      <w:tr w:rsidR="00D9798A" w:rsidRPr="0022570E" w14:paraId="64ADDDFD" w14:textId="77777777" w:rsidTr="00D9798A">
        <w:trPr>
          <w:trHeight w:val="900"/>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25716668" w14:textId="77777777" w:rsidR="00D9798A" w:rsidRPr="0022570E" w:rsidRDefault="00D9798A" w:rsidP="00216CAF">
            <w:pPr>
              <w:rPr>
                <w:rFonts w:asciiTheme="minorHAnsi" w:eastAsia="Times New Roman" w:hAnsiTheme="minorHAnsi" w:cs="Calibri"/>
                <w:color w:val="365F91" w:themeColor="accent1" w:themeShade="BF"/>
                <w:lang w:eastAsia="fr-FR"/>
              </w:rPr>
            </w:pPr>
            <w:r w:rsidRPr="0022570E">
              <w:rPr>
                <w:rFonts w:asciiTheme="minorHAnsi" w:eastAsia="Times New Roman" w:hAnsiTheme="minorHAnsi" w:cs="Calibri"/>
                <w:color w:val="365F91" w:themeColor="accent1" w:themeShade="BF"/>
                <w:lang w:eastAsia="fr-FR"/>
              </w:rPr>
              <w:t>Rapport de contrôle des OPCVM</w:t>
            </w:r>
          </w:p>
        </w:tc>
        <w:tc>
          <w:tcPr>
            <w:tcW w:w="2500" w:type="dxa"/>
            <w:tcBorders>
              <w:top w:val="nil"/>
              <w:left w:val="nil"/>
              <w:bottom w:val="single" w:sz="4" w:space="0" w:color="auto"/>
              <w:right w:val="single" w:sz="4" w:space="0" w:color="auto"/>
            </w:tcBorders>
            <w:shd w:val="clear" w:color="auto" w:fill="auto"/>
            <w:vAlign w:val="center"/>
            <w:hideMark/>
          </w:tcPr>
          <w:p w14:paraId="0A727156" w14:textId="5B2F593C" w:rsidR="00024D7C" w:rsidRPr="0022570E" w:rsidRDefault="00024D7C" w:rsidP="00216CAF">
            <w:pPr>
              <w:rPr>
                <w:rFonts w:asciiTheme="minorHAnsi" w:hAnsiTheme="minorHAnsi"/>
                <w:lang w:eastAsia="fr-FR"/>
              </w:rPr>
            </w:pPr>
            <w:r w:rsidRPr="0022570E">
              <w:rPr>
                <w:rFonts w:asciiTheme="minorHAnsi" w:hAnsiTheme="minorHAnsi"/>
                <w:lang w:eastAsia="fr-FR"/>
              </w:rPr>
              <w:t xml:space="preserve">Annexe </w:t>
            </w:r>
            <w:ins w:id="279" w:author="Hasnaâ BARZALI" w:date="2018-01-17T16:01:00Z">
              <w:r w:rsidR="000A6B2D" w:rsidRPr="0022570E">
                <w:rPr>
                  <w:rFonts w:asciiTheme="minorHAnsi" w:hAnsiTheme="minorHAnsi"/>
                  <w:lang w:eastAsia="fr-FR"/>
                </w:rPr>
                <w:t xml:space="preserve">OPCH 4 </w:t>
              </w:r>
            </w:ins>
            <w:del w:id="280" w:author="Hasnaâ BARZALI" w:date="2018-01-17T16:01:00Z">
              <w:r w:rsidRPr="0022570E" w:rsidDel="000A6B2D">
                <w:rPr>
                  <w:rFonts w:asciiTheme="minorHAnsi" w:hAnsiTheme="minorHAnsi"/>
                  <w:lang w:eastAsia="fr-FR"/>
                </w:rPr>
                <w:delText>TCB 9B</w:delText>
              </w:r>
            </w:del>
          </w:p>
          <w:p w14:paraId="6372A3A4" w14:textId="77777777" w:rsidR="00D9798A" w:rsidRPr="0022570E" w:rsidRDefault="00D9798A" w:rsidP="00216CAF">
            <w:pPr>
              <w:rPr>
                <w:rFonts w:asciiTheme="minorHAnsi" w:hAnsiTheme="minorHAnsi"/>
                <w:lang w:eastAsia="fr-FR"/>
              </w:rPr>
            </w:pPr>
            <w:r w:rsidRPr="0022570E">
              <w:rPr>
                <w:rFonts w:asciiTheme="minorHAnsi" w:hAnsiTheme="minorHAnsi"/>
                <w:lang w:eastAsia="fr-FR"/>
              </w:rPr>
              <w:t>SESAM</w:t>
            </w:r>
          </w:p>
        </w:tc>
        <w:tc>
          <w:tcPr>
            <w:tcW w:w="1480" w:type="dxa"/>
            <w:tcBorders>
              <w:top w:val="nil"/>
              <w:left w:val="nil"/>
              <w:bottom w:val="single" w:sz="4" w:space="0" w:color="auto"/>
              <w:right w:val="single" w:sz="4" w:space="0" w:color="auto"/>
            </w:tcBorders>
            <w:shd w:val="clear" w:color="auto" w:fill="auto"/>
            <w:vAlign w:val="center"/>
            <w:hideMark/>
          </w:tcPr>
          <w:p w14:paraId="3FFCBBA5" w14:textId="77777777" w:rsidR="00D9798A" w:rsidRPr="0022570E" w:rsidRDefault="00D9798A" w:rsidP="00216CAF">
            <w:pPr>
              <w:rPr>
                <w:rFonts w:ascii="Calibri" w:eastAsia="Times New Roman" w:hAnsi="Calibri" w:cs="Calibri"/>
                <w:color w:val="365F91" w:themeColor="accent1" w:themeShade="BF"/>
                <w:lang w:eastAsia="fr-FR"/>
              </w:rPr>
            </w:pPr>
            <w:r w:rsidRPr="0022570E">
              <w:rPr>
                <w:rFonts w:ascii="Calibri" w:eastAsia="Times New Roman" w:hAnsi="Calibri" w:cs="Calibri"/>
                <w:color w:val="365F91" w:themeColor="accent1" w:themeShade="BF"/>
                <w:lang w:eastAsia="fr-FR"/>
              </w:rPr>
              <w:t>Hebdomadaire</w:t>
            </w:r>
          </w:p>
        </w:tc>
        <w:tc>
          <w:tcPr>
            <w:tcW w:w="2740" w:type="dxa"/>
            <w:tcBorders>
              <w:top w:val="nil"/>
              <w:left w:val="nil"/>
              <w:bottom w:val="single" w:sz="4" w:space="0" w:color="auto"/>
              <w:right w:val="single" w:sz="4" w:space="0" w:color="auto"/>
            </w:tcBorders>
            <w:shd w:val="clear" w:color="auto" w:fill="auto"/>
            <w:vAlign w:val="center"/>
            <w:hideMark/>
          </w:tcPr>
          <w:p w14:paraId="5DB78673" w14:textId="77777777" w:rsidR="00D9798A" w:rsidRPr="0022570E" w:rsidRDefault="00D9798A" w:rsidP="00216CAF">
            <w:pPr>
              <w:rPr>
                <w:rFonts w:ascii="Calibri" w:eastAsia="Times New Roman" w:hAnsi="Calibri" w:cs="Calibri"/>
                <w:color w:val="365F91" w:themeColor="accent1" w:themeShade="BF"/>
                <w:lang w:eastAsia="fr-FR"/>
              </w:rPr>
            </w:pPr>
            <w:r w:rsidRPr="0022570E">
              <w:rPr>
                <w:rFonts w:ascii="Calibri" w:eastAsia="Times New Roman" w:hAnsi="Calibri" w:cs="Calibri"/>
                <w:color w:val="365F91" w:themeColor="accent1" w:themeShade="BF"/>
                <w:lang w:eastAsia="fr-FR"/>
              </w:rPr>
              <w:t>Deuxième jour ouvré qui suit le vendredi de chaque semaine</w:t>
            </w:r>
          </w:p>
        </w:tc>
      </w:tr>
      <w:tr w:rsidR="00D9798A" w:rsidRPr="000973E3" w14:paraId="3C287F3D" w14:textId="77777777" w:rsidTr="00D9798A">
        <w:trPr>
          <w:trHeight w:val="600"/>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7D2A288B" w14:textId="77777777"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Répartition des souscripteurs actions ou parts OPCVM</w:t>
            </w:r>
          </w:p>
        </w:tc>
        <w:tc>
          <w:tcPr>
            <w:tcW w:w="2500" w:type="dxa"/>
            <w:tcBorders>
              <w:top w:val="nil"/>
              <w:left w:val="nil"/>
              <w:bottom w:val="single" w:sz="4" w:space="0" w:color="auto"/>
              <w:right w:val="single" w:sz="4" w:space="0" w:color="auto"/>
            </w:tcBorders>
            <w:shd w:val="clear" w:color="auto" w:fill="auto"/>
            <w:vAlign w:val="center"/>
            <w:hideMark/>
          </w:tcPr>
          <w:p w14:paraId="55626371" w14:textId="46104B50" w:rsidR="00D9798A" w:rsidRPr="000973E3" w:rsidRDefault="00024D7C"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 xml:space="preserve">Annexe TCB </w:t>
            </w:r>
            <w:del w:id="281" w:author="Hasnaâ BARZALI" w:date="2018-01-17T16:01:00Z">
              <w:r w:rsidRPr="000973E3" w:rsidDel="000A6B2D">
                <w:rPr>
                  <w:rFonts w:ascii="Calibri" w:eastAsia="Times New Roman" w:hAnsi="Calibri" w:cs="Calibri"/>
                  <w:color w:val="365F91" w:themeColor="accent1" w:themeShade="BF"/>
                  <w:lang w:eastAsia="fr-FR"/>
                </w:rPr>
                <w:delText>10</w:delText>
              </w:r>
            </w:del>
            <w:ins w:id="282" w:author="Hasnaâ BARZALI" w:date="2018-01-17T16:01:00Z">
              <w:r w:rsidR="000A6B2D">
                <w:rPr>
                  <w:rFonts w:ascii="Calibri" w:eastAsia="Times New Roman" w:hAnsi="Calibri" w:cs="Calibri"/>
                  <w:color w:val="365F91" w:themeColor="accent1" w:themeShade="BF"/>
                  <w:lang w:eastAsia="fr-FR"/>
                </w:rPr>
                <w:t xml:space="preserve"> 6</w:t>
              </w:r>
            </w:ins>
            <w:r w:rsidRPr="000973E3">
              <w:rPr>
                <w:rFonts w:ascii="Calibri" w:eastAsia="Times New Roman" w:hAnsi="Calibri" w:cs="Calibri"/>
                <w:color w:val="365F91" w:themeColor="accent1" w:themeShade="BF"/>
                <w:lang w:eastAsia="fr-FR"/>
              </w:rPr>
              <w:br/>
            </w:r>
            <w:r w:rsidR="00D9798A" w:rsidRPr="000973E3">
              <w:rPr>
                <w:rFonts w:ascii="Calibri" w:eastAsia="Times New Roman" w:hAnsi="Calibri" w:cs="Calibri"/>
                <w:color w:val="365F91" w:themeColor="accent1" w:themeShade="BF"/>
                <w:lang w:eastAsia="fr-FR"/>
              </w:rPr>
              <w:t>SESAM</w:t>
            </w:r>
          </w:p>
        </w:tc>
        <w:tc>
          <w:tcPr>
            <w:tcW w:w="1480" w:type="dxa"/>
            <w:tcBorders>
              <w:top w:val="nil"/>
              <w:left w:val="nil"/>
              <w:bottom w:val="single" w:sz="4" w:space="0" w:color="auto"/>
              <w:right w:val="single" w:sz="4" w:space="0" w:color="auto"/>
            </w:tcBorders>
            <w:shd w:val="clear" w:color="auto" w:fill="auto"/>
            <w:vAlign w:val="center"/>
            <w:hideMark/>
          </w:tcPr>
          <w:p w14:paraId="3A8DC523" w14:textId="77777777"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Mensuelle</w:t>
            </w:r>
          </w:p>
        </w:tc>
        <w:tc>
          <w:tcPr>
            <w:tcW w:w="2740" w:type="dxa"/>
            <w:tcBorders>
              <w:top w:val="nil"/>
              <w:left w:val="nil"/>
              <w:bottom w:val="single" w:sz="4" w:space="0" w:color="auto"/>
              <w:right w:val="single" w:sz="4" w:space="0" w:color="auto"/>
            </w:tcBorders>
            <w:shd w:val="clear" w:color="auto" w:fill="auto"/>
            <w:vAlign w:val="center"/>
            <w:hideMark/>
          </w:tcPr>
          <w:p w14:paraId="6BD09672" w14:textId="77777777"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10 jours ouvrés après la fin du mois</w:t>
            </w:r>
          </w:p>
        </w:tc>
      </w:tr>
      <w:tr w:rsidR="00D9798A" w:rsidRPr="000973E3" w14:paraId="453F3AE0" w14:textId="77777777" w:rsidTr="00D9798A">
        <w:trPr>
          <w:trHeight w:val="600"/>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78A60952" w14:textId="77777777"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Inventaire des actifs</w:t>
            </w:r>
          </w:p>
        </w:tc>
        <w:tc>
          <w:tcPr>
            <w:tcW w:w="2500" w:type="dxa"/>
            <w:tcBorders>
              <w:top w:val="nil"/>
              <w:left w:val="nil"/>
              <w:bottom w:val="single" w:sz="4" w:space="0" w:color="auto"/>
              <w:right w:val="single" w:sz="4" w:space="0" w:color="auto"/>
            </w:tcBorders>
            <w:shd w:val="clear" w:color="auto" w:fill="auto"/>
            <w:vAlign w:val="center"/>
            <w:hideMark/>
          </w:tcPr>
          <w:p w14:paraId="14C0778B" w14:textId="5B0AE07B"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 xml:space="preserve">Annexe TCB </w:t>
            </w:r>
            <w:del w:id="283" w:author="Hasnaâ BARZALI" w:date="2018-01-17T16:01:00Z">
              <w:r w:rsidRPr="000973E3" w:rsidDel="000A6B2D">
                <w:rPr>
                  <w:rFonts w:ascii="Calibri" w:eastAsia="Times New Roman" w:hAnsi="Calibri" w:cs="Calibri"/>
                  <w:color w:val="365F91" w:themeColor="accent1" w:themeShade="BF"/>
                  <w:lang w:eastAsia="fr-FR"/>
                </w:rPr>
                <w:delText>11</w:delText>
              </w:r>
            </w:del>
            <w:ins w:id="284" w:author="Hasnaâ BARZALI" w:date="2018-01-17T16:01:00Z">
              <w:r w:rsidR="000A6B2D">
                <w:rPr>
                  <w:rFonts w:ascii="Calibri" w:eastAsia="Times New Roman" w:hAnsi="Calibri" w:cs="Calibri"/>
                  <w:color w:val="365F91" w:themeColor="accent1" w:themeShade="BF"/>
                  <w:lang w:eastAsia="fr-FR"/>
                </w:rPr>
                <w:t xml:space="preserve"> 8</w:t>
              </w:r>
            </w:ins>
            <w:r w:rsidRPr="000973E3">
              <w:rPr>
                <w:rFonts w:ascii="Calibri" w:eastAsia="Times New Roman" w:hAnsi="Calibri" w:cs="Calibri"/>
                <w:color w:val="365F91" w:themeColor="accent1" w:themeShade="BF"/>
                <w:lang w:eastAsia="fr-FR"/>
              </w:rPr>
              <w:br/>
              <w:t>Electronique (Mail)</w:t>
            </w:r>
          </w:p>
        </w:tc>
        <w:tc>
          <w:tcPr>
            <w:tcW w:w="1480" w:type="dxa"/>
            <w:tcBorders>
              <w:top w:val="nil"/>
              <w:left w:val="nil"/>
              <w:bottom w:val="single" w:sz="4" w:space="0" w:color="auto"/>
              <w:right w:val="single" w:sz="4" w:space="0" w:color="auto"/>
            </w:tcBorders>
            <w:shd w:val="clear" w:color="auto" w:fill="auto"/>
            <w:vAlign w:val="center"/>
            <w:hideMark/>
          </w:tcPr>
          <w:p w14:paraId="36B6C093" w14:textId="77777777"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Trimestrielle</w:t>
            </w:r>
          </w:p>
        </w:tc>
        <w:tc>
          <w:tcPr>
            <w:tcW w:w="2740" w:type="dxa"/>
            <w:tcBorders>
              <w:top w:val="nil"/>
              <w:left w:val="nil"/>
              <w:bottom w:val="single" w:sz="4" w:space="0" w:color="auto"/>
              <w:right w:val="single" w:sz="4" w:space="0" w:color="auto"/>
            </w:tcBorders>
            <w:shd w:val="clear" w:color="auto" w:fill="auto"/>
            <w:vAlign w:val="center"/>
            <w:hideMark/>
          </w:tcPr>
          <w:p w14:paraId="1C06A045" w14:textId="77777777" w:rsidR="00D9798A" w:rsidRPr="000973E3" w:rsidRDefault="00D9798A" w:rsidP="00216CAF">
            <w:pPr>
              <w:rPr>
                <w:rFonts w:ascii="Calibri" w:eastAsia="Times New Roman" w:hAnsi="Calibri" w:cs="Calibri"/>
                <w:color w:val="365F91" w:themeColor="accent1" w:themeShade="BF"/>
                <w:lang w:eastAsia="fr-FR"/>
              </w:rPr>
            </w:pPr>
            <w:r w:rsidRPr="000973E3">
              <w:rPr>
                <w:rFonts w:ascii="Calibri" w:eastAsia="Times New Roman" w:hAnsi="Calibri" w:cs="Calibri"/>
                <w:color w:val="365F91" w:themeColor="accent1" w:themeShade="BF"/>
                <w:lang w:eastAsia="fr-FR"/>
              </w:rPr>
              <w:t xml:space="preserve">10 jours ouvrés après la fin du trimestre </w:t>
            </w:r>
          </w:p>
        </w:tc>
      </w:tr>
    </w:tbl>
    <w:p w14:paraId="25C28BFA" w14:textId="77777777" w:rsidR="00D53382" w:rsidRDefault="00D53382" w:rsidP="00216CAF">
      <w:pPr>
        <w:rPr>
          <w:rFonts w:cs="Arial"/>
        </w:rPr>
      </w:pPr>
    </w:p>
    <w:p w14:paraId="31F11220" w14:textId="77777777" w:rsidR="00EA4059" w:rsidRPr="00EA4059" w:rsidRDefault="00D53382" w:rsidP="00981DF9">
      <w:pPr>
        <w:pStyle w:val="T1"/>
        <w:outlineLvl w:val="0"/>
      </w:pPr>
      <w:bookmarkStart w:id="285" w:name="_Toc505599988"/>
      <w:r w:rsidRPr="009E142F">
        <w:t>Annexes</w:t>
      </w:r>
      <w:bookmarkEnd w:id="285"/>
    </w:p>
    <w:p w14:paraId="308566B2" w14:textId="27DE852C" w:rsidR="0022570E" w:rsidRPr="00EA4059" w:rsidRDefault="00D67D82" w:rsidP="00981DF9">
      <w:pPr>
        <w:pStyle w:val="T2"/>
        <w:numPr>
          <w:ilvl w:val="0"/>
          <w:numId w:val="0"/>
        </w:numPr>
        <w:ind w:left="574"/>
      </w:pPr>
      <w:bookmarkStart w:id="286" w:name="_Toc505599989"/>
      <w:r w:rsidRPr="00EA4059">
        <w:lastRenderedPageBreak/>
        <w:t xml:space="preserve">Annexe I : </w:t>
      </w:r>
      <w:r w:rsidRPr="008314D1">
        <w:t>Mention</w:t>
      </w:r>
      <w:r w:rsidR="000F596C" w:rsidRPr="008314D1">
        <w:t>s</w:t>
      </w:r>
      <w:r w:rsidRPr="008314D1">
        <w:t xml:space="preserve"> minimales de la convention établissement dépositaire / SICAV ou établissement de gestion</w:t>
      </w:r>
      <w:bookmarkEnd w:id="286"/>
    </w:p>
    <w:p w14:paraId="2EAAAD7D" w14:textId="6130969D" w:rsidR="00D67D82" w:rsidRDefault="00D67D82" w:rsidP="00D67D82">
      <w:pPr>
        <w:jc w:val="both"/>
        <w:rPr>
          <w:ins w:id="287" w:author="Hasnaâ BARZALI" w:date="2018-02-05T10:53:00Z"/>
          <w:color w:val="365F91" w:themeColor="accent1" w:themeShade="BF"/>
          <w:sz w:val="22"/>
          <w:szCs w:val="22"/>
        </w:rPr>
      </w:pPr>
      <w:r w:rsidRPr="000973E3">
        <w:rPr>
          <w:color w:val="365F91" w:themeColor="accent1" w:themeShade="BF"/>
          <w:sz w:val="22"/>
          <w:szCs w:val="22"/>
        </w:rPr>
        <w:t xml:space="preserve">Sans préjudice des obligations légales incombant aux parties, la convention doit apporter un certain nombre de précisions quant aux diligences devant être déployées par lesdites parties, concernant les aspects suivants : </w:t>
      </w:r>
    </w:p>
    <w:p w14:paraId="64CE61CF" w14:textId="6D03EE44" w:rsidR="00D67D82" w:rsidRPr="00F94150" w:rsidRDefault="00D67D82" w:rsidP="00F94150">
      <w:pPr>
        <w:pStyle w:val="Paragraphedeliste"/>
        <w:numPr>
          <w:ilvl w:val="0"/>
          <w:numId w:val="11"/>
        </w:numPr>
        <w:autoSpaceDE w:val="0"/>
        <w:autoSpaceDN w:val="0"/>
        <w:adjustRightInd w:val="0"/>
        <w:spacing w:after="0" w:line="240" w:lineRule="auto"/>
        <w:jc w:val="both"/>
        <w:rPr>
          <w:rFonts w:cs="Arial"/>
          <w:color w:val="365F91" w:themeColor="accent1" w:themeShade="BF"/>
          <w:sz w:val="22"/>
          <w:szCs w:val="22"/>
        </w:rPr>
      </w:pPr>
      <w:r w:rsidRPr="00F94150">
        <w:rPr>
          <w:rFonts w:cs="Arial"/>
          <w:color w:val="365F91" w:themeColor="accent1" w:themeShade="BF"/>
          <w:sz w:val="22"/>
          <w:szCs w:val="22"/>
        </w:rPr>
        <w:t xml:space="preserve">L’identité et la qualité des parties ; </w:t>
      </w:r>
    </w:p>
    <w:p w14:paraId="5C8B3463" w14:textId="75948887" w:rsidR="00D67D82" w:rsidRPr="00F94150" w:rsidRDefault="00D67D82" w:rsidP="00F94150">
      <w:pPr>
        <w:pStyle w:val="Paragraphedeliste"/>
        <w:numPr>
          <w:ilvl w:val="0"/>
          <w:numId w:val="11"/>
        </w:numPr>
        <w:autoSpaceDE w:val="0"/>
        <w:autoSpaceDN w:val="0"/>
        <w:adjustRightInd w:val="0"/>
        <w:spacing w:after="0" w:line="240" w:lineRule="auto"/>
        <w:jc w:val="both"/>
        <w:rPr>
          <w:rFonts w:cs="Arial"/>
          <w:color w:val="365F91" w:themeColor="accent1" w:themeShade="BF"/>
          <w:sz w:val="22"/>
          <w:szCs w:val="22"/>
        </w:rPr>
      </w:pPr>
      <w:r w:rsidRPr="00F94150">
        <w:rPr>
          <w:rFonts w:cs="Arial"/>
          <w:color w:val="365F91" w:themeColor="accent1" w:themeShade="BF"/>
          <w:sz w:val="22"/>
          <w:szCs w:val="22"/>
        </w:rPr>
        <w:t xml:space="preserve">Les obligations de la SICAV ou de l’établissement de gestion ; </w:t>
      </w:r>
    </w:p>
    <w:p w14:paraId="6365B346" w14:textId="5467D6DC" w:rsidR="00D67D82" w:rsidRPr="000973E3" w:rsidRDefault="00D67D82" w:rsidP="00143B41">
      <w:pPr>
        <w:pStyle w:val="Paragraphedeliste"/>
        <w:numPr>
          <w:ilvl w:val="0"/>
          <w:numId w:val="11"/>
        </w:num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Les obligations de l’établissement dépositaire ;</w:t>
      </w:r>
    </w:p>
    <w:p w14:paraId="4F9B6131" w14:textId="2EAAA0EC" w:rsidR="00D67D82" w:rsidRPr="000973E3" w:rsidRDefault="00D67D82" w:rsidP="00143B41">
      <w:pPr>
        <w:pStyle w:val="Paragraphedeliste"/>
        <w:numPr>
          <w:ilvl w:val="0"/>
          <w:numId w:val="11"/>
        </w:num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 xml:space="preserve">La rémunération de l’établissement dépositaire ; </w:t>
      </w:r>
    </w:p>
    <w:p w14:paraId="16EC69B3" w14:textId="62EC3FE5" w:rsidR="00D67D82" w:rsidRPr="000973E3" w:rsidRDefault="00D67D82" w:rsidP="00143B41">
      <w:pPr>
        <w:pStyle w:val="Paragraphedeliste"/>
        <w:numPr>
          <w:ilvl w:val="0"/>
          <w:numId w:val="11"/>
        </w:numPr>
        <w:autoSpaceDE w:val="0"/>
        <w:autoSpaceDN w:val="0"/>
        <w:adjustRightInd w:val="0"/>
        <w:spacing w:after="0" w:line="240" w:lineRule="auto"/>
        <w:jc w:val="both"/>
        <w:rPr>
          <w:rFonts w:cs="Arial"/>
          <w:color w:val="365F91" w:themeColor="accent1" w:themeShade="BF"/>
          <w:sz w:val="22"/>
          <w:szCs w:val="22"/>
        </w:rPr>
      </w:pPr>
      <w:r w:rsidRPr="000973E3">
        <w:rPr>
          <w:rFonts w:cs="Arial"/>
          <w:color w:val="365F91" w:themeColor="accent1" w:themeShade="BF"/>
          <w:sz w:val="22"/>
          <w:szCs w:val="22"/>
        </w:rPr>
        <w:t>La description des modalités de communication des informations entre les parties ;</w:t>
      </w:r>
    </w:p>
    <w:p w14:paraId="5EB3A447" w14:textId="17252BA1" w:rsidR="00431BBF" w:rsidRDefault="00D67D82" w:rsidP="00143B41">
      <w:pPr>
        <w:pStyle w:val="Paragraphedeliste"/>
        <w:numPr>
          <w:ilvl w:val="0"/>
          <w:numId w:val="11"/>
        </w:numPr>
        <w:autoSpaceDE w:val="0"/>
        <w:autoSpaceDN w:val="0"/>
        <w:adjustRightInd w:val="0"/>
        <w:spacing w:after="0" w:line="240" w:lineRule="auto"/>
        <w:jc w:val="both"/>
        <w:rPr>
          <w:ins w:id="288" w:author="Hasnaâ BARZALI" w:date="2018-02-05T10:24:00Z"/>
          <w:rFonts w:cs="Arial"/>
          <w:color w:val="365F91" w:themeColor="accent1" w:themeShade="BF"/>
          <w:sz w:val="22"/>
          <w:szCs w:val="22"/>
        </w:rPr>
      </w:pPr>
      <w:r w:rsidRPr="000973E3">
        <w:rPr>
          <w:rFonts w:cs="Arial"/>
          <w:color w:val="365F91" w:themeColor="accent1" w:themeShade="BF"/>
          <w:sz w:val="22"/>
          <w:szCs w:val="22"/>
        </w:rPr>
        <w:t xml:space="preserve">Les conditions et les modalités de résiliation, sans préjudice des dispositions légales en la matière. </w:t>
      </w:r>
    </w:p>
    <w:p w14:paraId="77BCAA56" w14:textId="77777777" w:rsidR="00F94150" w:rsidRDefault="00B52203" w:rsidP="00F94150">
      <w:pPr>
        <w:pStyle w:val="Paragraphedeliste"/>
        <w:numPr>
          <w:ilvl w:val="0"/>
          <w:numId w:val="11"/>
        </w:numPr>
        <w:autoSpaceDE w:val="0"/>
        <w:autoSpaceDN w:val="0"/>
        <w:adjustRightInd w:val="0"/>
        <w:spacing w:after="0" w:line="240" w:lineRule="auto"/>
        <w:jc w:val="both"/>
        <w:rPr>
          <w:ins w:id="289" w:author="Hasnaâ BARZALI" w:date="2018-02-05T10:56:00Z"/>
          <w:rFonts w:cs="Arial"/>
          <w:color w:val="365F91" w:themeColor="accent1" w:themeShade="BF"/>
          <w:sz w:val="22"/>
          <w:szCs w:val="22"/>
        </w:rPr>
      </w:pPr>
      <w:ins w:id="290" w:author="Hasnaâ BARZALI" w:date="2018-02-05T10:24:00Z">
        <w:r w:rsidRPr="00431BBF">
          <w:rPr>
            <w:rFonts w:cs="Arial"/>
            <w:color w:val="365F91" w:themeColor="accent1" w:themeShade="BF"/>
            <w:sz w:val="22"/>
            <w:szCs w:val="22"/>
          </w:rPr>
          <w:t>Les moyens mis en œuvre par les dépositaires ;</w:t>
        </w:r>
      </w:ins>
    </w:p>
    <w:p w14:paraId="4C962EEB" w14:textId="1BDF93C4" w:rsidR="00B52203" w:rsidRPr="00F94150" w:rsidDel="00F94150" w:rsidRDefault="00B52203" w:rsidP="00F94150">
      <w:pPr>
        <w:pStyle w:val="Paragraphedeliste"/>
        <w:numPr>
          <w:ilvl w:val="0"/>
          <w:numId w:val="11"/>
        </w:numPr>
        <w:autoSpaceDE w:val="0"/>
        <w:autoSpaceDN w:val="0"/>
        <w:adjustRightInd w:val="0"/>
        <w:spacing w:after="0" w:line="240" w:lineRule="auto"/>
        <w:jc w:val="both"/>
        <w:rPr>
          <w:del w:id="291" w:author="Hasnaâ BARZALI" w:date="2018-02-05T10:56:00Z"/>
          <w:rFonts w:cs="Arial"/>
          <w:color w:val="365F91" w:themeColor="accent1" w:themeShade="BF"/>
          <w:sz w:val="22"/>
          <w:szCs w:val="22"/>
        </w:rPr>
      </w:pPr>
      <w:ins w:id="292" w:author="Hasnaâ BARZALI" w:date="2018-02-05T10:24:00Z">
        <w:r w:rsidRPr="00F94150">
          <w:rPr>
            <w:rFonts w:cs="Arial"/>
            <w:color w:val="365F91" w:themeColor="accent1" w:themeShade="BF"/>
            <w:sz w:val="22"/>
            <w:szCs w:val="22"/>
          </w:rPr>
          <w:t>L’entrée en vigueur.</w:t>
        </w:r>
      </w:ins>
    </w:p>
    <w:p w14:paraId="4476D6F7" w14:textId="40500650" w:rsidR="00B52203" w:rsidRPr="000973E3" w:rsidDel="00B52203" w:rsidRDefault="00B52203" w:rsidP="00B52203">
      <w:pPr>
        <w:pStyle w:val="Paragraphedeliste"/>
        <w:autoSpaceDE w:val="0"/>
        <w:autoSpaceDN w:val="0"/>
        <w:adjustRightInd w:val="0"/>
        <w:spacing w:after="0" w:line="240" w:lineRule="auto"/>
        <w:jc w:val="both"/>
        <w:rPr>
          <w:del w:id="293" w:author="Hasnaâ BARZALI" w:date="2018-02-05T10:25:00Z"/>
          <w:rFonts w:cs="Arial"/>
          <w:color w:val="365F91" w:themeColor="accent1" w:themeShade="BF"/>
          <w:sz w:val="22"/>
          <w:szCs w:val="22"/>
        </w:rPr>
      </w:pPr>
    </w:p>
    <w:p w14:paraId="06BAD76D" w14:textId="20650452" w:rsidR="00D67D82" w:rsidRPr="000973E3" w:rsidRDefault="00D67D82" w:rsidP="00143B41">
      <w:pPr>
        <w:pStyle w:val="Paragraphedeliste"/>
        <w:numPr>
          <w:ilvl w:val="1"/>
          <w:numId w:val="4"/>
        </w:numPr>
        <w:jc w:val="both"/>
        <w:rPr>
          <w:color w:val="365F91" w:themeColor="accent1" w:themeShade="BF"/>
          <w:sz w:val="22"/>
          <w:szCs w:val="22"/>
        </w:rPr>
      </w:pPr>
      <w:r w:rsidRPr="000973E3">
        <w:rPr>
          <w:color w:val="365F91" w:themeColor="accent1" w:themeShade="BF"/>
          <w:sz w:val="22"/>
          <w:szCs w:val="22"/>
        </w:rPr>
        <w:t>L’identité et la qualité des parties :</w:t>
      </w:r>
    </w:p>
    <w:p w14:paraId="48E7183C" w14:textId="5E6373F6" w:rsidR="00D67D82" w:rsidRPr="000973E3" w:rsidRDefault="00D67D82" w:rsidP="00D67D82">
      <w:pPr>
        <w:pStyle w:val="Paragraphedeliste"/>
        <w:ind w:left="1440"/>
        <w:jc w:val="both"/>
        <w:rPr>
          <w:color w:val="365F91" w:themeColor="accent1" w:themeShade="BF"/>
          <w:sz w:val="22"/>
          <w:szCs w:val="22"/>
        </w:rPr>
      </w:pPr>
    </w:p>
    <w:p w14:paraId="64999301" w14:textId="342A9354" w:rsidR="00D67D82" w:rsidRPr="000973E3" w:rsidRDefault="00D67D82" w:rsidP="00D67D82">
      <w:pPr>
        <w:pStyle w:val="Paragraphedeliste"/>
        <w:ind w:left="0"/>
        <w:jc w:val="both"/>
        <w:rPr>
          <w:color w:val="365F91" w:themeColor="accent1" w:themeShade="BF"/>
          <w:sz w:val="22"/>
          <w:szCs w:val="22"/>
        </w:rPr>
      </w:pPr>
      <w:r w:rsidRPr="000973E3">
        <w:rPr>
          <w:color w:val="365F91" w:themeColor="accent1" w:themeShade="BF"/>
          <w:sz w:val="22"/>
          <w:szCs w:val="22"/>
        </w:rPr>
        <w:t>Raison sociale, forme, adresse du siège social et identité des représentants des parties contractantes. En cas de délégation de gestion, la convention doit préciser l’identité de la société délégataire de gestion et l’identité de l’OPCVM pour le compte de qui elle agit.</w:t>
      </w:r>
    </w:p>
    <w:p w14:paraId="72A98C10" w14:textId="6062D93A" w:rsidR="00D67D82" w:rsidRPr="000973E3" w:rsidRDefault="00D67D82" w:rsidP="00D67D82">
      <w:pPr>
        <w:pStyle w:val="Paragraphedeliste"/>
        <w:jc w:val="both"/>
        <w:rPr>
          <w:rFonts w:eastAsiaTheme="majorEastAsia" w:cs="Arial"/>
          <w:b/>
          <w:color w:val="365F91" w:themeColor="accent1" w:themeShade="BF"/>
          <w:sz w:val="22"/>
          <w:szCs w:val="22"/>
          <w:lang w:eastAsia="fr-FR"/>
        </w:rPr>
      </w:pPr>
    </w:p>
    <w:p w14:paraId="6D6F47EF" w14:textId="35332997" w:rsidR="00D67D82" w:rsidRPr="000973E3" w:rsidRDefault="00D67D82" w:rsidP="00143B41">
      <w:pPr>
        <w:pStyle w:val="Paragraphedeliste"/>
        <w:numPr>
          <w:ilvl w:val="1"/>
          <w:numId w:val="4"/>
        </w:numPr>
        <w:jc w:val="both"/>
        <w:rPr>
          <w:color w:val="365F91" w:themeColor="accent1" w:themeShade="BF"/>
          <w:sz w:val="22"/>
          <w:szCs w:val="22"/>
        </w:rPr>
      </w:pPr>
      <w:r w:rsidRPr="000973E3">
        <w:rPr>
          <w:color w:val="365F91" w:themeColor="accent1" w:themeShade="BF"/>
          <w:sz w:val="22"/>
          <w:szCs w:val="22"/>
        </w:rPr>
        <w:t>Les obligations de la SICAV ou de l’établissement de gestion</w:t>
      </w:r>
    </w:p>
    <w:p w14:paraId="61277B0E" w14:textId="06CF5D73" w:rsidR="00D67D82" w:rsidRPr="000973E3" w:rsidRDefault="00D67D82" w:rsidP="00D67D82">
      <w:pPr>
        <w:pStyle w:val="Paragraphedeliste"/>
        <w:ind w:left="1440"/>
        <w:jc w:val="both"/>
        <w:rPr>
          <w:color w:val="365F91" w:themeColor="accent1" w:themeShade="BF"/>
          <w:sz w:val="22"/>
          <w:szCs w:val="22"/>
        </w:rPr>
      </w:pPr>
    </w:p>
    <w:p w14:paraId="42A8C331" w14:textId="5C40C537" w:rsidR="00D67D82" w:rsidRPr="000973E3" w:rsidRDefault="00D67D82" w:rsidP="00D67D82">
      <w:pPr>
        <w:pStyle w:val="Paragraphedeliste"/>
        <w:ind w:left="0"/>
        <w:jc w:val="both"/>
        <w:rPr>
          <w:color w:val="365F91" w:themeColor="accent1" w:themeShade="BF"/>
          <w:sz w:val="22"/>
          <w:szCs w:val="22"/>
        </w:rPr>
      </w:pPr>
      <w:r w:rsidRPr="000973E3">
        <w:rPr>
          <w:color w:val="365F91" w:themeColor="accent1" w:themeShade="BF"/>
          <w:sz w:val="22"/>
          <w:szCs w:val="22"/>
        </w:rPr>
        <w:t xml:space="preserve"> La convention doit préciser : </w:t>
      </w:r>
    </w:p>
    <w:p w14:paraId="5F551959" w14:textId="4FC1C3FE" w:rsidR="00D67D82" w:rsidRPr="000973E3" w:rsidRDefault="00D67D82" w:rsidP="00143B41">
      <w:pPr>
        <w:pStyle w:val="Paragraphedeliste"/>
        <w:numPr>
          <w:ilvl w:val="0"/>
          <w:numId w:val="12"/>
        </w:numPr>
        <w:jc w:val="both"/>
        <w:rPr>
          <w:color w:val="365F91" w:themeColor="accent1" w:themeShade="BF"/>
          <w:sz w:val="22"/>
          <w:szCs w:val="22"/>
        </w:rPr>
      </w:pPr>
      <w:r w:rsidRPr="000973E3">
        <w:rPr>
          <w:color w:val="365F91" w:themeColor="accent1" w:themeShade="BF"/>
          <w:sz w:val="22"/>
          <w:szCs w:val="22"/>
        </w:rPr>
        <w:t xml:space="preserve">l’obligation de transmission, sur demande du dépositaire, de toutes les informations nécessaires à l’accomplissement par ce dernier des missions légales et contractuelles qui lui incombent et ce, dans les délais convenus par les parties ; </w:t>
      </w:r>
    </w:p>
    <w:p w14:paraId="5EBA5069" w14:textId="5788CFF2" w:rsidR="00D67D82" w:rsidRPr="000973E3" w:rsidRDefault="00D67D82" w:rsidP="00D67D82">
      <w:pPr>
        <w:pStyle w:val="Paragraphedeliste"/>
        <w:ind w:left="1080"/>
        <w:jc w:val="both"/>
        <w:rPr>
          <w:color w:val="365F91" w:themeColor="accent1" w:themeShade="BF"/>
          <w:sz w:val="22"/>
          <w:szCs w:val="22"/>
        </w:rPr>
      </w:pPr>
    </w:p>
    <w:p w14:paraId="2CABA742" w14:textId="369E6D9A" w:rsidR="00D67D82" w:rsidRPr="000973E3" w:rsidRDefault="00D67D82" w:rsidP="00143B41">
      <w:pPr>
        <w:pStyle w:val="Paragraphedeliste"/>
        <w:numPr>
          <w:ilvl w:val="0"/>
          <w:numId w:val="12"/>
        </w:numPr>
        <w:jc w:val="both"/>
        <w:rPr>
          <w:color w:val="365F91" w:themeColor="accent1" w:themeShade="BF"/>
          <w:sz w:val="22"/>
          <w:szCs w:val="22"/>
        </w:rPr>
      </w:pPr>
      <w:r w:rsidRPr="000973E3">
        <w:rPr>
          <w:color w:val="365F91" w:themeColor="accent1" w:themeShade="BF"/>
          <w:sz w:val="22"/>
          <w:szCs w:val="22"/>
        </w:rPr>
        <w:t xml:space="preserve">l’information de l’établissement dépositaire de l’exécution des ordres d’achat et de vente de titres le jour même où la SICAV ou l’établissement de gestion en a pris connaissance ; </w:t>
      </w:r>
    </w:p>
    <w:p w14:paraId="503C6405" w14:textId="76DF7BFE" w:rsidR="00D67D82" w:rsidRPr="000973E3" w:rsidRDefault="00D67D82" w:rsidP="00D67D82">
      <w:pPr>
        <w:pStyle w:val="Paragraphedeliste"/>
        <w:ind w:left="1080"/>
        <w:jc w:val="both"/>
        <w:rPr>
          <w:color w:val="365F91" w:themeColor="accent1" w:themeShade="BF"/>
          <w:sz w:val="22"/>
          <w:szCs w:val="22"/>
        </w:rPr>
      </w:pPr>
    </w:p>
    <w:p w14:paraId="37D5F3E0" w14:textId="27333596" w:rsidR="00D67D82" w:rsidRPr="000973E3" w:rsidRDefault="00D67D82" w:rsidP="00143B41">
      <w:pPr>
        <w:pStyle w:val="Paragraphedeliste"/>
        <w:numPr>
          <w:ilvl w:val="0"/>
          <w:numId w:val="12"/>
        </w:numPr>
        <w:jc w:val="both"/>
        <w:rPr>
          <w:color w:val="365F91" w:themeColor="accent1" w:themeShade="BF"/>
          <w:sz w:val="22"/>
          <w:szCs w:val="22"/>
        </w:rPr>
      </w:pPr>
      <w:r w:rsidRPr="000973E3">
        <w:rPr>
          <w:color w:val="365F91" w:themeColor="accent1" w:themeShade="BF"/>
          <w:sz w:val="22"/>
          <w:szCs w:val="22"/>
        </w:rPr>
        <w:t xml:space="preserve">l’information, sans délai, de l’établissement dépositaire des méthodes d’évaluation des actifs et de toutes modifications y afférentes, le cas échéant. </w:t>
      </w:r>
    </w:p>
    <w:p w14:paraId="25F9ACF9" w14:textId="729B8824" w:rsidR="00D67D82" w:rsidRPr="000973E3" w:rsidRDefault="00D67D82" w:rsidP="00D67D82">
      <w:pPr>
        <w:pStyle w:val="Paragraphedeliste"/>
        <w:jc w:val="both"/>
        <w:rPr>
          <w:color w:val="365F91" w:themeColor="accent1" w:themeShade="BF"/>
        </w:rPr>
      </w:pPr>
    </w:p>
    <w:p w14:paraId="766D82B4" w14:textId="65872F14" w:rsidR="00D67D82" w:rsidRDefault="00D67D82" w:rsidP="00143B41">
      <w:pPr>
        <w:pStyle w:val="Paragraphedeliste"/>
        <w:numPr>
          <w:ilvl w:val="1"/>
          <w:numId w:val="4"/>
        </w:numPr>
        <w:jc w:val="both"/>
        <w:rPr>
          <w:ins w:id="294" w:author="Hasnaâ BARZALI" w:date="2018-02-05T10:59:00Z"/>
          <w:color w:val="365F91" w:themeColor="accent1" w:themeShade="BF"/>
          <w:sz w:val="22"/>
          <w:szCs w:val="22"/>
        </w:rPr>
      </w:pPr>
      <w:r w:rsidRPr="000973E3">
        <w:rPr>
          <w:color w:val="365F91" w:themeColor="accent1" w:themeShade="BF"/>
          <w:sz w:val="22"/>
          <w:szCs w:val="22"/>
        </w:rPr>
        <w:t xml:space="preserve"> Les obligations de l’établissement dépositaire </w:t>
      </w:r>
    </w:p>
    <w:p w14:paraId="4AD89EF6" w14:textId="77777777" w:rsidR="00F94150" w:rsidRPr="00E06920" w:rsidRDefault="00F94150" w:rsidP="00E06920">
      <w:pPr>
        <w:pStyle w:val="Paragraphedeliste"/>
        <w:ind w:left="360"/>
        <w:jc w:val="both"/>
        <w:rPr>
          <w:color w:val="365F91" w:themeColor="accent1" w:themeShade="BF"/>
          <w:sz w:val="22"/>
          <w:szCs w:val="22"/>
        </w:rPr>
      </w:pPr>
    </w:p>
    <w:p w14:paraId="623C20B6" w14:textId="0E260163" w:rsidR="00D67D82" w:rsidRPr="000973E3" w:rsidRDefault="00D67D82" w:rsidP="00D67D82">
      <w:pPr>
        <w:pStyle w:val="Paragraphedeliste"/>
        <w:jc w:val="both"/>
        <w:rPr>
          <w:color w:val="365F91" w:themeColor="accent1" w:themeShade="BF"/>
          <w:sz w:val="22"/>
          <w:szCs w:val="22"/>
        </w:rPr>
      </w:pPr>
    </w:p>
    <w:p w14:paraId="37BFC08E" w14:textId="630FF4C0" w:rsidR="00D67D82" w:rsidRPr="000973E3" w:rsidRDefault="00D67D82" w:rsidP="009E1249">
      <w:pPr>
        <w:pStyle w:val="Paragraphedeliste"/>
        <w:numPr>
          <w:ilvl w:val="0"/>
          <w:numId w:val="13"/>
        </w:numPr>
        <w:ind w:left="360"/>
        <w:jc w:val="both"/>
        <w:rPr>
          <w:color w:val="365F91" w:themeColor="accent1" w:themeShade="BF"/>
          <w:sz w:val="22"/>
          <w:szCs w:val="22"/>
        </w:rPr>
      </w:pPr>
      <w:r w:rsidRPr="000973E3">
        <w:rPr>
          <w:color w:val="365F91" w:themeColor="accent1" w:themeShade="BF"/>
          <w:sz w:val="22"/>
          <w:szCs w:val="22"/>
        </w:rPr>
        <w:t xml:space="preserve">La conservation des actifs : </w:t>
      </w:r>
    </w:p>
    <w:p w14:paraId="524AEAA4" w14:textId="762D5605" w:rsidR="00D67D82" w:rsidRPr="000973E3" w:rsidRDefault="00D67D82" w:rsidP="00D67D82">
      <w:pPr>
        <w:pStyle w:val="Paragraphedeliste"/>
        <w:jc w:val="both"/>
        <w:rPr>
          <w:color w:val="365F91" w:themeColor="accent1" w:themeShade="BF"/>
          <w:sz w:val="22"/>
          <w:szCs w:val="22"/>
        </w:rPr>
      </w:pPr>
    </w:p>
    <w:p w14:paraId="1F18745D" w14:textId="6297DA89" w:rsidR="00D67D82" w:rsidRPr="00144683" w:rsidRDefault="00D67D82" w:rsidP="00144683">
      <w:pPr>
        <w:jc w:val="both"/>
        <w:rPr>
          <w:color w:val="365F91" w:themeColor="accent1" w:themeShade="BF"/>
          <w:sz w:val="22"/>
          <w:szCs w:val="22"/>
        </w:rPr>
      </w:pPr>
      <w:r w:rsidRPr="00144683">
        <w:rPr>
          <w:color w:val="365F91" w:themeColor="accent1" w:themeShade="BF"/>
          <w:sz w:val="22"/>
          <w:szCs w:val="22"/>
        </w:rPr>
        <w:t xml:space="preserve">La convention doit préciser les diligences suivantes pesant sur l’établissement dépositaire : </w:t>
      </w:r>
    </w:p>
    <w:p w14:paraId="0834E503" w14:textId="76A7976D" w:rsidR="00D67D82" w:rsidRPr="000973E3" w:rsidRDefault="00D67D82" w:rsidP="00D67D82">
      <w:pPr>
        <w:pStyle w:val="Paragraphedeliste"/>
        <w:ind w:left="360"/>
        <w:jc w:val="both"/>
        <w:rPr>
          <w:color w:val="365F91" w:themeColor="accent1" w:themeShade="BF"/>
          <w:sz w:val="22"/>
          <w:szCs w:val="22"/>
        </w:rPr>
      </w:pPr>
      <w:r w:rsidRPr="000973E3">
        <w:rPr>
          <w:color w:val="365F91" w:themeColor="accent1" w:themeShade="BF"/>
          <w:sz w:val="22"/>
          <w:szCs w:val="22"/>
        </w:rPr>
        <w:t xml:space="preserve">- effectuer les rapprochements prévus par la circulaire de l’AMMC ; </w:t>
      </w:r>
    </w:p>
    <w:p w14:paraId="704253AB" w14:textId="166932C0" w:rsidR="00D67D82" w:rsidRPr="000973E3" w:rsidRDefault="00D67D82" w:rsidP="00D67D82">
      <w:pPr>
        <w:pStyle w:val="Paragraphedeliste"/>
        <w:ind w:left="360"/>
        <w:jc w:val="both"/>
        <w:rPr>
          <w:color w:val="365F91" w:themeColor="accent1" w:themeShade="BF"/>
          <w:sz w:val="22"/>
          <w:szCs w:val="22"/>
        </w:rPr>
      </w:pPr>
      <w:r w:rsidRPr="000973E3">
        <w:rPr>
          <w:color w:val="365F91" w:themeColor="accent1" w:themeShade="BF"/>
          <w:sz w:val="22"/>
          <w:szCs w:val="22"/>
        </w:rPr>
        <w:t xml:space="preserve">- assurer le contrôle quotidien des mouvements des espèces ayant affecté le compte de l’OPCVM. </w:t>
      </w:r>
    </w:p>
    <w:p w14:paraId="3B90AE13" w14:textId="5CCCB6DB" w:rsidR="00D67D82" w:rsidRPr="000973E3" w:rsidRDefault="00D67D82" w:rsidP="00D67D82">
      <w:pPr>
        <w:pStyle w:val="Paragraphedeliste"/>
        <w:ind w:left="360"/>
        <w:jc w:val="both"/>
        <w:rPr>
          <w:color w:val="365F91" w:themeColor="accent1" w:themeShade="BF"/>
          <w:sz w:val="22"/>
          <w:szCs w:val="22"/>
        </w:rPr>
      </w:pPr>
    </w:p>
    <w:p w14:paraId="3872D88F" w14:textId="348FD7DC" w:rsidR="00D67D82" w:rsidRPr="000973E3" w:rsidRDefault="00D67D82" w:rsidP="00143B41">
      <w:pPr>
        <w:pStyle w:val="Paragraphedeliste"/>
        <w:numPr>
          <w:ilvl w:val="0"/>
          <w:numId w:val="13"/>
        </w:numPr>
        <w:ind w:left="360"/>
        <w:jc w:val="both"/>
        <w:rPr>
          <w:color w:val="365F91" w:themeColor="accent1" w:themeShade="BF"/>
          <w:sz w:val="22"/>
          <w:szCs w:val="22"/>
        </w:rPr>
      </w:pPr>
      <w:r w:rsidRPr="000973E3">
        <w:rPr>
          <w:color w:val="365F91" w:themeColor="accent1" w:themeShade="BF"/>
          <w:sz w:val="22"/>
          <w:szCs w:val="22"/>
        </w:rPr>
        <w:lastRenderedPageBreak/>
        <w:t xml:space="preserve">La valorisation : </w:t>
      </w:r>
    </w:p>
    <w:p w14:paraId="28EAAEA2" w14:textId="52C22330" w:rsidR="00D67D82" w:rsidRDefault="00D67D82" w:rsidP="00D67D82">
      <w:pPr>
        <w:pStyle w:val="Paragraphedeliste"/>
        <w:ind w:left="360"/>
        <w:jc w:val="both"/>
        <w:rPr>
          <w:color w:val="365F91" w:themeColor="accent1" w:themeShade="BF"/>
          <w:sz w:val="22"/>
          <w:szCs w:val="22"/>
        </w:rPr>
      </w:pPr>
      <w:r w:rsidRPr="000973E3">
        <w:rPr>
          <w:color w:val="365F91" w:themeColor="accent1" w:themeShade="BF"/>
          <w:sz w:val="22"/>
          <w:szCs w:val="22"/>
        </w:rPr>
        <w:t xml:space="preserve">La convention doit préciser l’obligation de l’établissement dépositaire de veiller sur la conformité de la valorisation des actifs et du calcul de la valeur liquidative effectués par la SICAV ou l’établissement de gestion aux dispositions légales et réglementaires en vigueur. </w:t>
      </w:r>
    </w:p>
    <w:p w14:paraId="2F71D1FC" w14:textId="7CCCC160" w:rsidR="0016763E" w:rsidRPr="000973E3" w:rsidRDefault="0016763E" w:rsidP="00D67D82">
      <w:pPr>
        <w:pStyle w:val="Paragraphedeliste"/>
        <w:ind w:left="360"/>
        <w:jc w:val="both"/>
        <w:rPr>
          <w:color w:val="365F91" w:themeColor="accent1" w:themeShade="BF"/>
          <w:sz w:val="22"/>
          <w:szCs w:val="22"/>
        </w:rPr>
      </w:pPr>
    </w:p>
    <w:p w14:paraId="4E3A37AB" w14:textId="28B38B15" w:rsidR="00D67D82" w:rsidRPr="000973E3" w:rsidRDefault="00D67D82" w:rsidP="00143B41">
      <w:pPr>
        <w:pStyle w:val="Paragraphedeliste"/>
        <w:numPr>
          <w:ilvl w:val="0"/>
          <w:numId w:val="13"/>
        </w:numPr>
        <w:ind w:left="360"/>
        <w:jc w:val="both"/>
        <w:rPr>
          <w:rFonts w:eastAsiaTheme="majorEastAsia" w:cs="Arial"/>
          <w:b/>
          <w:color w:val="365F91" w:themeColor="accent1" w:themeShade="BF"/>
          <w:sz w:val="22"/>
          <w:szCs w:val="22"/>
          <w:lang w:eastAsia="fr-FR"/>
        </w:rPr>
      </w:pPr>
      <w:r w:rsidRPr="000973E3">
        <w:rPr>
          <w:color w:val="365F91" w:themeColor="accent1" w:themeShade="BF"/>
          <w:sz w:val="22"/>
          <w:szCs w:val="22"/>
        </w:rPr>
        <w:t xml:space="preserve">frais de gestion et des commissions de souscription et de rachat </w:t>
      </w:r>
    </w:p>
    <w:p w14:paraId="2A768B84" w14:textId="0AEB7C4C" w:rsidR="00D67D82" w:rsidRPr="000973E3" w:rsidRDefault="00D67D82" w:rsidP="00D67D82">
      <w:pPr>
        <w:pStyle w:val="Paragraphedeliste"/>
        <w:ind w:left="360"/>
        <w:jc w:val="both"/>
        <w:rPr>
          <w:color w:val="365F91" w:themeColor="accent1" w:themeShade="BF"/>
          <w:sz w:val="22"/>
          <w:szCs w:val="22"/>
        </w:rPr>
      </w:pPr>
    </w:p>
    <w:p w14:paraId="20D30C1D" w14:textId="7AA77243" w:rsidR="00D67D82" w:rsidRPr="000973E3" w:rsidRDefault="00D67D82" w:rsidP="00D67D82">
      <w:pPr>
        <w:pStyle w:val="Paragraphedeliste"/>
        <w:ind w:left="360"/>
        <w:jc w:val="both"/>
        <w:rPr>
          <w:color w:val="365F91" w:themeColor="accent1" w:themeShade="BF"/>
          <w:sz w:val="22"/>
          <w:szCs w:val="22"/>
        </w:rPr>
      </w:pPr>
      <w:r w:rsidRPr="000973E3">
        <w:rPr>
          <w:color w:val="365F91" w:themeColor="accent1" w:themeShade="BF"/>
          <w:sz w:val="22"/>
          <w:szCs w:val="22"/>
        </w:rPr>
        <w:t xml:space="preserve">La convention doit préciser l’obligation pour l’établissement dépositaire de veiller à l’application des taux spécifiés au niveau de la note d’information par l’établissement de gestion ou la SICAV. </w:t>
      </w:r>
    </w:p>
    <w:p w14:paraId="5B84811C" w14:textId="04D75E11" w:rsidR="00D67D82" w:rsidRPr="000973E3" w:rsidRDefault="00D67D82" w:rsidP="00D67D82">
      <w:pPr>
        <w:pStyle w:val="Paragraphedeliste"/>
        <w:ind w:left="360"/>
        <w:jc w:val="both"/>
        <w:rPr>
          <w:color w:val="365F91" w:themeColor="accent1" w:themeShade="BF"/>
          <w:sz w:val="22"/>
          <w:szCs w:val="22"/>
        </w:rPr>
      </w:pPr>
    </w:p>
    <w:p w14:paraId="055A0171" w14:textId="243D75AF" w:rsidR="00D67D82" w:rsidRPr="000973E3" w:rsidRDefault="00D67D82" w:rsidP="00143B41">
      <w:pPr>
        <w:pStyle w:val="Paragraphedeliste"/>
        <w:numPr>
          <w:ilvl w:val="0"/>
          <w:numId w:val="13"/>
        </w:numPr>
        <w:ind w:left="360"/>
        <w:jc w:val="both"/>
        <w:rPr>
          <w:rFonts w:eastAsiaTheme="majorEastAsia" w:cs="Arial"/>
          <w:b/>
          <w:color w:val="365F91" w:themeColor="accent1" w:themeShade="BF"/>
          <w:sz w:val="22"/>
          <w:szCs w:val="22"/>
          <w:lang w:eastAsia="fr-FR"/>
        </w:rPr>
      </w:pPr>
      <w:r w:rsidRPr="000973E3">
        <w:rPr>
          <w:color w:val="365F91" w:themeColor="accent1" w:themeShade="BF"/>
          <w:sz w:val="22"/>
          <w:szCs w:val="22"/>
        </w:rPr>
        <w:t xml:space="preserve">Le traitement des opérations </w:t>
      </w:r>
    </w:p>
    <w:p w14:paraId="68F5FF99" w14:textId="64D88760" w:rsidR="00D67D82" w:rsidRPr="000973E3" w:rsidRDefault="00D67D82" w:rsidP="00D67D82">
      <w:pPr>
        <w:pStyle w:val="Paragraphedeliste"/>
        <w:jc w:val="both"/>
        <w:rPr>
          <w:rFonts w:cs="Arial"/>
          <w:color w:val="365F91" w:themeColor="accent1" w:themeShade="BF"/>
          <w:sz w:val="22"/>
          <w:szCs w:val="22"/>
        </w:rPr>
      </w:pPr>
    </w:p>
    <w:p w14:paraId="23336C38" w14:textId="5B65B96A" w:rsidR="0016763E" w:rsidRDefault="00D67D82" w:rsidP="00D67D82">
      <w:pPr>
        <w:pStyle w:val="Paragraphedeliste"/>
        <w:ind w:left="360"/>
        <w:jc w:val="both"/>
        <w:rPr>
          <w:ins w:id="295" w:author="Hasnaâ BARZALI" w:date="2018-02-05T10:27:00Z"/>
          <w:rFonts w:cs="Arial"/>
          <w:color w:val="365F91" w:themeColor="accent1" w:themeShade="BF"/>
          <w:sz w:val="22"/>
          <w:szCs w:val="22"/>
        </w:rPr>
      </w:pPr>
      <w:r w:rsidRPr="000973E3">
        <w:rPr>
          <w:rFonts w:cs="Arial"/>
          <w:color w:val="365F91" w:themeColor="accent1" w:themeShade="BF"/>
          <w:sz w:val="22"/>
          <w:szCs w:val="22"/>
        </w:rPr>
        <w:t>La convention doit préciser l’obligation pour l’établissement dépositaire :</w:t>
      </w:r>
    </w:p>
    <w:p w14:paraId="62C7A2F9" w14:textId="77777777" w:rsidR="00B52203" w:rsidRDefault="00B52203" w:rsidP="00D67D82">
      <w:pPr>
        <w:pStyle w:val="Paragraphedeliste"/>
        <w:ind w:left="360"/>
        <w:jc w:val="both"/>
        <w:rPr>
          <w:ins w:id="296" w:author="Hasnaâ BARZALI" w:date="2018-02-05T10:27:00Z"/>
          <w:rFonts w:cs="Arial"/>
          <w:color w:val="365F91" w:themeColor="accent1" w:themeShade="BF"/>
          <w:sz w:val="22"/>
          <w:szCs w:val="22"/>
        </w:rPr>
      </w:pPr>
    </w:p>
    <w:p w14:paraId="3E5B83FB" w14:textId="77777777" w:rsidR="00B52203" w:rsidRDefault="00B52203" w:rsidP="00B52203">
      <w:pPr>
        <w:pStyle w:val="Paragraphedeliste"/>
        <w:numPr>
          <w:ilvl w:val="0"/>
          <w:numId w:val="14"/>
        </w:numPr>
        <w:ind w:left="360"/>
        <w:jc w:val="both"/>
        <w:rPr>
          <w:ins w:id="297" w:author="Hasnaâ BARZALI" w:date="2018-02-05T10:27:00Z"/>
          <w:rFonts w:cs="Arial"/>
          <w:color w:val="365F91" w:themeColor="accent1" w:themeShade="BF"/>
          <w:sz w:val="22"/>
          <w:szCs w:val="22"/>
        </w:rPr>
      </w:pPr>
      <w:ins w:id="298" w:author="Hasnaâ BARZALI" w:date="2018-02-05T10:27:00Z">
        <w:r>
          <w:rPr>
            <w:rFonts w:cs="Arial"/>
            <w:color w:val="365F91" w:themeColor="accent1" w:themeShade="BF"/>
            <w:sz w:val="22"/>
            <w:szCs w:val="22"/>
          </w:rPr>
          <w:t>de traiter les opérations de l’actifs et du passif de l’OPCVM ;</w:t>
        </w:r>
      </w:ins>
    </w:p>
    <w:p w14:paraId="1FC4075F" w14:textId="77777777" w:rsidR="00B52203" w:rsidRPr="000973E3" w:rsidRDefault="00B52203" w:rsidP="00D67D82">
      <w:pPr>
        <w:pStyle w:val="Paragraphedeliste"/>
        <w:ind w:left="360"/>
        <w:jc w:val="both"/>
        <w:rPr>
          <w:rFonts w:cs="Arial"/>
          <w:color w:val="365F91" w:themeColor="accent1" w:themeShade="BF"/>
          <w:sz w:val="22"/>
          <w:szCs w:val="22"/>
        </w:rPr>
      </w:pPr>
    </w:p>
    <w:p w14:paraId="13A042C3" w14:textId="772F5A43" w:rsidR="00D67D82" w:rsidRPr="000973E3" w:rsidRDefault="00D67D82" w:rsidP="00143B41">
      <w:pPr>
        <w:pStyle w:val="Paragraphedeliste"/>
        <w:numPr>
          <w:ilvl w:val="0"/>
          <w:numId w:val="14"/>
        </w:numPr>
        <w:ind w:left="360"/>
        <w:jc w:val="both"/>
        <w:rPr>
          <w:rFonts w:eastAsiaTheme="majorEastAsia" w:cs="Arial"/>
          <w:b/>
          <w:color w:val="365F91" w:themeColor="accent1" w:themeShade="BF"/>
          <w:sz w:val="22"/>
          <w:szCs w:val="22"/>
          <w:lang w:eastAsia="fr-FR"/>
        </w:rPr>
      </w:pPr>
      <w:r w:rsidRPr="000973E3">
        <w:rPr>
          <w:rFonts w:cs="Arial"/>
          <w:color w:val="365F91" w:themeColor="accent1" w:themeShade="BF"/>
          <w:sz w:val="22"/>
          <w:szCs w:val="22"/>
        </w:rPr>
        <w:t xml:space="preserve">de s’assurer de la conformité des méthodes de comptabilisation appliquées par la SICAV ou l’établissement de gestion aux dispositions légales et réglementaires en vigueur ; </w:t>
      </w:r>
    </w:p>
    <w:p w14:paraId="062E0172" w14:textId="6EA6C1B6" w:rsidR="00D67D82" w:rsidRPr="000973E3" w:rsidRDefault="00D67D82" w:rsidP="00D67D82">
      <w:pPr>
        <w:pStyle w:val="Paragraphedeliste"/>
        <w:ind w:left="1014"/>
        <w:jc w:val="both"/>
        <w:rPr>
          <w:rFonts w:eastAsiaTheme="majorEastAsia" w:cs="Arial"/>
          <w:b/>
          <w:color w:val="365F91" w:themeColor="accent1" w:themeShade="BF"/>
          <w:sz w:val="22"/>
          <w:szCs w:val="22"/>
          <w:lang w:eastAsia="fr-FR"/>
        </w:rPr>
      </w:pPr>
    </w:p>
    <w:p w14:paraId="2DFA1448" w14:textId="10E1002E" w:rsidR="00D67D82" w:rsidRPr="000973E3" w:rsidRDefault="00D67D82" w:rsidP="00143B41">
      <w:pPr>
        <w:pStyle w:val="Paragraphedeliste"/>
        <w:numPr>
          <w:ilvl w:val="0"/>
          <w:numId w:val="14"/>
        </w:numPr>
        <w:ind w:left="360"/>
        <w:jc w:val="both"/>
        <w:rPr>
          <w:rFonts w:eastAsiaTheme="majorEastAsia" w:cs="Arial"/>
          <w:b/>
          <w:color w:val="365F91" w:themeColor="accent1" w:themeShade="BF"/>
          <w:sz w:val="22"/>
          <w:szCs w:val="22"/>
          <w:lang w:eastAsia="fr-FR"/>
        </w:rPr>
      </w:pPr>
      <w:r w:rsidRPr="000973E3">
        <w:rPr>
          <w:rFonts w:cs="Arial"/>
          <w:color w:val="365F91" w:themeColor="accent1" w:themeShade="BF"/>
          <w:sz w:val="22"/>
          <w:szCs w:val="22"/>
        </w:rPr>
        <w:t xml:space="preserve">d’informer, sans délai, la SICAV ou l’établissement de gestion de tout événement dont il a eu connaissance et qui est susceptible d’affecter la vie des titres détenus en portefeuille ; </w:t>
      </w:r>
    </w:p>
    <w:p w14:paraId="6DE8EBE4" w14:textId="22D09FAE" w:rsidR="00D67D82" w:rsidRPr="000973E3" w:rsidRDefault="00D67D82" w:rsidP="00D67D82">
      <w:pPr>
        <w:pStyle w:val="Paragraphedeliste"/>
        <w:ind w:left="1734"/>
        <w:jc w:val="both"/>
        <w:rPr>
          <w:rFonts w:eastAsiaTheme="majorEastAsia" w:cs="Arial"/>
          <w:b/>
          <w:color w:val="365F91" w:themeColor="accent1" w:themeShade="BF"/>
          <w:sz w:val="22"/>
          <w:szCs w:val="22"/>
          <w:lang w:eastAsia="fr-FR"/>
        </w:rPr>
      </w:pPr>
    </w:p>
    <w:p w14:paraId="686F7033" w14:textId="22B09F76" w:rsidR="0016763E" w:rsidRPr="00B52203" w:rsidRDefault="00D67D82" w:rsidP="00B52203">
      <w:pPr>
        <w:pStyle w:val="Paragraphedeliste"/>
        <w:numPr>
          <w:ilvl w:val="0"/>
          <w:numId w:val="14"/>
        </w:numPr>
        <w:ind w:left="360"/>
        <w:jc w:val="both"/>
        <w:rPr>
          <w:ins w:id="299" w:author="Hasnaâ BARZALI" w:date="2018-02-05T10:28:00Z"/>
          <w:rFonts w:eastAsiaTheme="majorEastAsia" w:cs="Arial"/>
          <w:b/>
          <w:color w:val="365F91" w:themeColor="accent1" w:themeShade="BF"/>
          <w:sz w:val="22"/>
          <w:szCs w:val="22"/>
          <w:lang w:eastAsia="fr-FR"/>
        </w:rPr>
      </w:pPr>
      <w:r w:rsidRPr="000973E3">
        <w:rPr>
          <w:rFonts w:cs="Arial"/>
          <w:color w:val="365F91" w:themeColor="accent1" w:themeShade="BF"/>
          <w:sz w:val="22"/>
          <w:szCs w:val="22"/>
        </w:rPr>
        <w:t xml:space="preserve">d’avertir la SICAV ou l’établissement de gestion, le cas échéant, de toute anomalie relevée dans l’exercice desdits contrôles et ce, dans le délai fixé par la circulaire de l’AMMC. </w:t>
      </w:r>
    </w:p>
    <w:p w14:paraId="49DAAD7D" w14:textId="77777777" w:rsidR="00B52203" w:rsidRPr="00B52203" w:rsidRDefault="00B52203" w:rsidP="00B52203">
      <w:pPr>
        <w:pStyle w:val="Paragraphedeliste"/>
        <w:rPr>
          <w:ins w:id="300" w:author="Hasnaâ BARZALI" w:date="2018-02-05T10:28:00Z"/>
          <w:rFonts w:eastAsiaTheme="majorEastAsia" w:cs="Arial"/>
          <w:b/>
          <w:color w:val="365F91" w:themeColor="accent1" w:themeShade="BF"/>
          <w:sz w:val="22"/>
          <w:szCs w:val="22"/>
          <w:lang w:eastAsia="fr-FR"/>
        </w:rPr>
      </w:pPr>
    </w:p>
    <w:p w14:paraId="3C4803A4" w14:textId="77777777" w:rsidR="00B52203" w:rsidRDefault="00B52203" w:rsidP="00B52203">
      <w:pPr>
        <w:pStyle w:val="Paragraphedeliste"/>
        <w:numPr>
          <w:ilvl w:val="0"/>
          <w:numId w:val="13"/>
        </w:numPr>
        <w:ind w:left="360"/>
        <w:jc w:val="both"/>
        <w:rPr>
          <w:ins w:id="301" w:author="Hasnaâ BARZALI" w:date="2018-02-05T10:28:00Z"/>
          <w:rFonts w:eastAsiaTheme="majorEastAsia" w:cs="Arial"/>
          <w:b/>
          <w:color w:val="365F91" w:themeColor="accent1" w:themeShade="BF"/>
          <w:sz w:val="22"/>
          <w:szCs w:val="22"/>
          <w:lang w:eastAsia="fr-FR"/>
        </w:rPr>
      </w:pPr>
      <w:ins w:id="302" w:author="Hasnaâ BARZALI" w:date="2018-02-05T10:28:00Z">
        <w:r w:rsidRPr="00604E98">
          <w:rPr>
            <w:rFonts w:eastAsiaTheme="majorEastAsia" w:cs="Arial"/>
            <w:color w:val="365F91" w:themeColor="accent1" w:themeShade="BF"/>
            <w:sz w:val="22"/>
            <w:szCs w:val="22"/>
            <w:lang w:eastAsia="fr-FR"/>
          </w:rPr>
          <w:t>L’inventaire des actifs</w:t>
        </w:r>
        <w:r>
          <w:rPr>
            <w:rFonts w:eastAsiaTheme="majorEastAsia" w:cs="Arial"/>
            <w:b/>
            <w:color w:val="365F91" w:themeColor="accent1" w:themeShade="BF"/>
            <w:sz w:val="22"/>
            <w:szCs w:val="22"/>
            <w:lang w:eastAsia="fr-FR"/>
          </w:rPr>
          <w:t> :</w:t>
        </w:r>
      </w:ins>
    </w:p>
    <w:p w14:paraId="31C07B6D" w14:textId="77777777" w:rsidR="00B52203" w:rsidRDefault="00B52203" w:rsidP="00B52203">
      <w:pPr>
        <w:autoSpaceDE w:val="0"/>
        <w:autoSpaceDN w:val="0"/>
        <w:adjustRightInd w:val="0"/>
        <w:spacing w:after="0" w:line="240" w:lineRule="auto"/>
        <w:rPr>
          <w:ins w:id="303" w:author="Hasnaâ BARZALI" w:date="2018-02-05T10:31:00Z"/>
          <w:rFonts w:cs="Arial"/>
          <w:sz w:val="22"/>
          <w:szCs w:val="22"/>
        </w:rPr>
      </w:pPr>
      <w:ins w:id="304" w:author="Hasnaâ BARZALI" w:date="2018-02-05T10:28:00Z">
        <w:r w:rsidRPr="00604E98">
          <w:rPr>
            <w:rFonts w:eastAsiaTheme="majorEastAsia" w:cs="Arial"/>
            <w:color w:val="365F91" w:themeColor="accent1" w:themeShade="BF"/>
            <w:sz w:val="22"/>
            <w:szCs w:val="22"/>
            <w:lang w:eastAsia="fr-FR"/>
          </w:rPr>
          <w:t>La convention doit préciser que l’établissement dépositaire</w:t>
        </w:r>
        <w:r w:rsidRPr="00604E98">
          <w:rPr>
            <w:rFonts w:eastAsiaTheme="majorEastAsia" w:cs="Arial"/>
            <w:b/>
            <w:color w:val="365F91" w:themeColor="accent1" w:themeShade="BF"/>
            <w:sz w:val="22"/>
            <w:szCs w:val="22"/>
            <w:lang w:eastAsia="fr-FR"/>
          </w:rPr>
          <w:t xml:space="preserve"> </w:t>
        </w:r>
        <w:r w:rsidRPr="00604E98">
          <w:rPr>
            <w:rFonts w:cs="Arial"/>
            <w:sz w:val="22"/>
            <w:szCs w:val="22"/>
          </w:rPr>
          <w:t>établit et certifie, au moins une fois par trimestre, l’inventaire des actifs de l'OPCVM.</w:t>
        </w:r>
      </w:ins>
    </w:p>
    <w:p w14:paraId="6EFA9A44" w14:textId="77777777" w:rsidR="003A3C02" w:rsidRDefault="003A3C02" w:rsidP="003A3C02">
      <w:pPr>
        <w:tabs>
          <w:tab w:val="left" w:pos="0"/>
          <w:tab w:val="left" w:pos="576"/>
          <w:tab w:val="left" w:pos="720"/>
          <w:tab w:val="left" w:pos="1152"/>
          <w:tab w:val="left" w:pos="1440"/>
          <w:tab w:val="left" w:pos="2160"/>
        </w:tabs>
        <w:spacing w:line="240" w:lineRule="atLeast"/>
        <w:ind w:left="360"/>
        <w:jc w:val="both"/>
        <w:rPr>
          <w:ins w:id="305" w:author="Hasnaâ BARZALI" w:date="2018-02-05T10:31:00Z"/>
          <w:rFonts w:cs="Arial"/>
          <w:sz w:val="22"/>
          <w:szCs w:val="22"/>
        </w:rPr>
      </w:pPr>
    </w:p>
    <w:p w14:paraId="23996B7E" w14:textId="25AE1B76" w:rsidR="003A3C02" w:rsidRDefault="00821AC5" w:rsidP="00017C6F">
      <w:pPr>
        <w:pStyle w:val="Paragraphedeliste"/>
        <w:numPr>
          <w:ilvl w:val="0"/>
          <w:numId w:val="13"/>
        </w:numPr>
        <w:ind w:left="360"/>
        <w:jc w:val="both"/>
        <w:rPr>
          <w:ins w:id="306" w:author="Hasnaâ BARZALI" w:date="2018-02-05T10:32:00Z"/>
          <w:rFonts w:eastAsiaTheme="majorEastAsia" w:cs="Arial"/>
          <w:color w:val="365F91" w:themeColor="accent1" w:themeShade="BF"/>
          <w:sz w:val="22"/>
          <w:szCs w:val="22"/>
          <w:lang w:eastAsia="fr-FR"/>
        </w:rPr>
      </w:pPr>
      <w:ins w:id="307" w:author="Hasnaâ BARZALI" w:date="2018-02-05T11:16:00Z">
        <w:r>
          <w:rPr>
            <w:rFonts w:eastAsiaTheme="majorEastAsia" w:cs="Arial"/>
            <w:color w:val="365F91" w:themeColor="accent1" w:themeShade="BF"/>
            <w:sz w:val="22"/>
            <w:szCs w:val="22"/>
            <w:lang w:eastAsia="fr-FR"/>
          </w:rPr>
          <w:t>Les r</w:t>
        </w:r>
      </w:ins>
      <w:ins w:id="308" w:author="Hasnaâ BARZALI" w:date="2018-02-05T10:31:00Z">
        <w:r w:rsidR="003A3C02" w:rsidRPr="003A3C02">
          <w:rPr>
            <w:rFonts w:eastAsiaTheme="majorEastAsia" w:cs="Arial"/>
            <w:color w:val="365F91" w:themeColor="accent1" w:themeShade="BF"/>
            <w:sz w:val="22"/>
            <w:szCs w:val="22"/>
            <w:lang w:eastAsia="fr-FR"/>
          </w:rPr>
          <w:t>elations avec les tiers</w:t>
        </w:r>
      </w:ins>
    </w:p>
    <w:p w14:paraId="3693D9B6" w14:textId="77777777" w:rsidR="003A3C02" w:rsidRDefault="003A3C02" w:rsidP="00017C6F">
      <w:pPr>
        <w:pStyle w:val="Paragraphedeliste"/>
        <w:ind w:left="360"/>
        <w:jc w:val="both"/>
        <w:rPr>
          <w:ins w:id="309" w:author="Hasnaâ BARZALI" w:date="2018-02-05T10:32:00Z"/>
          <w:rFonts w:eastAsiaTheme="majorEastAsia" w:cs="Arial"/>
          <w:color w:val="365F91" w:themeColor="accent1" w:themeShade="BF"/>
          <w:sz w:val="22"/>
          <w:szCs w:val="22"/>
          <w:lang w:eastAsia="fr-FR"/>
        </w:rPr>
      </w:pPr>
    </w:p>
    <w:p w14:paraId="61B9AF46" w14:textId="5C931D12" w:rsidR="003A3C02" w:rsidRPr="003A3C02" w:rsidRDefault="003A3C02" w:rsidP="003A3C02">
      <w:pPr>
        <w:pStyle w:val="Paragraphedeliste"/>
        <w:ind w:left="0"/>
        <w:jc w:val="both"/>
        <w:rPr>
          <w:ins w:id="310" w:author="Hasnaâ BARZALI" w:date="2018-02-05T10:32:00Z"/>
          <w:rFonts w:eastAsiaTheme="majorEastAsia" w:cs="Arial"/>
          <w:color w:val="365F91" w:themeColor="accent1" w:themeShade="BF"/>
          <w:sz w:val="22"/>
          <w:szCs w:val="22"/>
          <w:lang w:eastAsia="fr-FR"/>
        </w:rPr>
      </w:pPr>
      <w:ins w:id="311" w:author="Hasnaâ BARZALI" w:date="2018-02-05T10:32:00Z">
        <w:r w:rsidRPr="003A3C02">
          <w:rPr>
            <w:rFonts w:eastAsiaTheme="majorEastAsia" w:cs="Arial"/>
            <w:color w:val="365F91" w:themeColor="accent1" w:themeShade="BF"/>
            <w:sz w:val="22"/>
            <w:szCs w:val="22"/>
            <w:lang w:eastAsia="fr-FR"/>
          </w:rPr>
          <w:t>La convention doit préciser l’obligation pour l’établissement dépositaire</w:t>
        </w:r>
      </w:ins>
      <w:ins w:id="312" w:author="Hasnaâ BARZALI" w:date="2018-02-05T10:33:00Z">
        <w:r>
          <w:rPr>
            <w:rFonts w:eastAsiaTheme="majorEastAsia" w:cs="Arial"/>
            <w:color w:val="365F91" w:themeColor="accent1" w:themeShade="BF"/>
            <w:sz w:val="22"/>
            <w:szCs w:val="22"/>
            <w:lang w:eastAsia="fr-FR"/>
          </w:rPr>
          <w:t xml:space="preserve"> de</w:t>
        </w:r>
      </w:ins>
      <w:ins w:id="313" w:author="Hasnaâ BARZALI" w:date="2018-02-05T10:32:00Z">
        <w:r w:rsidRPr="003A3C02">
          <w:rPr>
            <w:rFonts w:eastAsiaTheme="majorEastAsia" w:cs="Arial"/>
            <w:color w:val="365F91" w:themeColor="accent1" w:themeShade="BF"/>
            <w:sz w:val="22"/>
            <w:szCs w:val="22"/>
            <w:lang w:eastAsia="fr-FR"/>
          </w:rPr>
          <w:t> :</w:t>
        </w:r>
      </w:ins>
    </w:p>
    <w:p w14:paraId="626CC1BE" w14:textId="77777777" w:rsidR="003A3C02" w:rsidRPr="00355505" w:rsidRDefault="003A3C02" w:rsidP="003A3C02">
      <w:pPr>
        <w:numPr>
          <w:ilvl w:val="0"/>
          <w:numId w:val="36"/>
        </w:numPr>
        <w:spacing w:after="0" w:line="240" w:lineRule="atLeast"/>
        <w:ind w:left="720"/>
        <w:jc w:val="both"/>
        <w:rPr>
          <w:ins w:id="314" w:author="Hasnaâ BARZALI" w:date="2018-02-05T10:31:00Z"/>
          <w:sz w:val="22"/>
          <w:szCs w:val="22"/>
        </w:rPr>
      </w:pPr>
      <w:ins w:id="315" w:author="Hasnaâ BARZALI" w:date="2018-02-05T10:31:00Z">
        <w:r w:rsidRPr="00355505">
          <w:rPr>
            <w:sz w:val="22"/>
            <w:szCs w:val="22"/>
          </w:rPr>
          <w:t>transmettre à l’OPCVM les informations relatives à l’exécution des opérations (avis d’opéré, extraits de comptes, état récapitulatif mensuel, …) ;</w:t>
        </w:r>
        <w:r w:rsidRPr="00355505">
          <w:rPr>
            <w:sz w:val="22"/>
            <w:szCs w:val="22"/>
          </w:rPr>
          <w:tab/>
        </w:r>
      </w:ins>
    </w:p>
    <w:p w14:paraId="01517530" w14:textId="77777777" w:rsidR="003A3C02" w:rsidRPr="00355505" w:rsidRDefault="003A3C02" w:rsidP="003A3C02">
      <w:pPr>
        <w:numPr>
          <w:ilvl w:val="0"/>
          <w:numId w:val="36"/>
        </w:numPr>
        <w:spacing w:after="0" w:line="240" w:lineRule="atLeast"/>
        <w:ind w:left="720"/>
        <w:jc w:val="both"/>
        <w:rPr>
          <w:ins w:id="316" w:author="Hasnaâ BARZALI" w:date="2018-02-05T10:31:00Z"/>
          <w:sz w:val="22"/>
          <w:szCs w:val="22"/>
        </w:rPr>
      </w:pPr>
      <w:ins w:id="317" w:author="Hasnaâ BARZALI" w:date="2018-02-05T10:31:00Z">
        <w:r w:rsidRPr="00355505">
          <w:rPr>
            <w:sz w:val="22"/>
            <w:szCs w:val="22"/>
          </w:rPr>
          <w:t>assurer les relations avec les autres établissements dépositaires ;</w:t>
        </w:r>
      </w:ins>
    </w:p>
    <w:p w14:paraId="2D0959C7" w14:textId="77777777" w:rsidR="003A3C02" w:rsidRPr="00355505" w:rsidRDefault="003A3C02" w:rsidP="003A3C02">
      <w:pPr>
        <w:numPr>
          <w:ilvl w:val="0"/>
          <w:numId w:val="36"/>
        </w:numPr>
        <w:spacing w:after="0" w:line="240" w:lineRule="atLeast"/>
        <w:ind w:left="720"/>
        <w:jc w:val="both"/>
        <w:rPr>
          <w:ins w:id="318" w:author="Hasnaâ BARZALI" w:date="2018-02-05T10:31:00Z"/>
          <w:sz w:val="22"/>
          <w:szCs w:val="22"/>
        </w:rPr>
      </w:pPr>
      <w:ins w:id="319" w:author="Hasnaâ BARZALI" w:date="2018-02-05T10:31:00Z">
        <w:r w:rsidRPr="00355505">
          <w:rPr>
            <w:sz w:val="22"/>
            <w:szCs w:val="22"/>
          </w:rPr>
          <w:t>assurer les relations avec Maroclear.</w:t>
        </w:r>
      </w:ins>
    </w:p>
    <w:p w14:paraId="27DA24F5" w14:textId="77777777" w:rsidR="003A3C02" w:rsidRDefault="003A3C02" w:rsidP="00B52203">
      <w:pPr>
        <w:autoSpaceDE w:val="0"/>
        <w:autoSpaceDN w:val="0"/>
        <w:adjustRightInd w:val="0"/>
        <w:spacing w:after="0" w:line="240" w:lineRule="auto"/>
        <w:rPr>
          <w:ins w:id="320" w:author="Hasnaâ BARZALI" w:date="2018-02-05T11:03:00Z"/>
          <w:rFonts w:eastAsiaTheme="majorEastAsia" w:cs="Arial"/>
          <w:b/>
          <w:color w:val="365F91" w:themeColor="accent1" w:themeShade="BF"/>
          <w:sz w:val="22"/>
          <w:szCs w:val="22"/>
          <w:lang w:eastAsia="fr-FR"/>
        </w:rPr>
      </w:pPr>
    </w:p>
    <w:p w14:paraId="24CB4ACB" w14:textId="1EF5E5CC" w:rsidR="00E06920" w:rsidRPr="00821AC5" w:rsidRDefault="00821AC5" w:rsidP="00E06920">
      <w:pPr>
        <w:pStyle w:val="Paragraphedeliste"/>
        <w:numPr>
          <w:ilvl w:val="1"/>
          <w:numId w:val="4"/>
        </w:numPr>
        <w:jc w:val="both"/>
        <w:rPr>
          <w:ins w:id="321" w:author="Hasnaâ BARZALI" w:date="2018-02-05T11:03:00Z"/>
          <w:color w:val="365F91" w:themeColor="accent1" w:themeShade="BF"/>
          <w:sz w:val="22"/>
          <w:szCs w:val="22"/>
        </w:rPr>
      </w:pPr>
      <w:ins w:id="322" w:author="Hasnaâ BARZALI" w:date="2018-02-05T11:16:00Z">
        <w:r>
          <w:rPr>
            <w:color w:val="365F91" w:themeColor="accent1" w:themeShade="BF"/>
            <w:sz w:val="22"/>
            <w:szCs w:val="22"/>
          </w:rPr>
          <w:t>Les m</w:t>
        </w:r>
      </w:ins>
      <w:ins w:id="323" w:author="Hasnaâ BARZALI" w:date="2018-02-05T11:03:00Z">
        <w:r w:rsidR="00E06920" w:rsidRPr="00821AC5">
          <w:rPr>
            <w:color w:val="365F91" w:themeColor="accent1" w:themeShade="BF"/>
            <w:sz w:val="22"/>
            <w:szCs w:val="22"/>
          </w:rPr>
          <w:t xml:space="preserve">oyens mis en ouvres </w:t>
        </w:r>
      </w:ins>
    </w:p>
    <w:p w14:paraId="07A9B53F" w14:textId="6D62A4D9" w:rsidR="00E06920" w:rsidRDefault="00E06920" w:rsidP="00E06920">
      <w:pPr>
        <w:ind w:left="399" w:hanging="399"/>
        <w:jc w:val="both"/>
        <w:rPr>
          <w:ins w:id="324" w:author="Hasnaâ BARZALI" w:date="2018-02-05T11:08:00Z"/>
          <w:rFonts w:cs="Arial"/>
          <w:sz w:val="22"/>
          <w:szCs w:val="22"/>
        </w:rPr>
      </w:pPr>
      <w:ins w:id="325" w:author="Hasnaâ BARZALI" w:date="2018-02-05T11:02:00Z">
        <w:r w:rsidRPr="00E06920">
          <w:rPr>
            <w:rFonts w:cs="Arial"/>
            <w:sz w:val="22"/>
            <w:szCs w:val="22"/>
          </w:rPr>
          <w:t xml:space="preserve"> </w:t>
        </w:r>
      </w:ins>
      <w:ins w:id="326" w:author="Hasnaâ BARZALI" w:date="2018-02-05T11:08:00Z">
        <w:r>
          <w:rPr>
            <w:rFonts w:cs="Arial"/>
            <w:sz w:val="22"/>
            <w:szCs w:val="22"/>
          </w:rPr>
          <w:t xml:space="preserve">La convention doit </w:t>
        </w:r>
      </w:ins>
      <w:ins w:id="327" w:author="Hasnaâ BARZALI" w:date="2018-02-05T11:14:00Z">
        <w:r w:rsidR="004B1719">
          <w:rPr>
            <w:rFonts w:cs="Arial"/>
            <w:sz w:val="22"/>
            <w:szCs w:val="22"/>
          </w:rPr>
          <w:t>mentionner que</w:t>
        </w:r>
      </w:ins>
      <w:ins w:id="328" w:author="Hasnaâ BARZALI" w:date="2018-02-05T11:08:00Z">
        <w:r>
          <w:rPr>
            <w:rFonts w:cs="Arial"/>
            <w:sz w:val="22"/>
            <w:szCs w:val="22"/>
          </w:rPr>
          <w:t> :</w:t>
        </w:r>
      </w:ins>
    </w:p>
    <w:p w14:paraId="56B6639F" w14:textId="58F53898" w:rsidR="00E06920" w:rsidRPr="004B1719" w:rsidRDefault="00E06920" w:rsidP="00E06920">
      <w:pPr>
        <w:pStyle w:val="Paragraphedeliste"/>
        <w:numPr>
          <w:ilvl w:val="0"/>
          <w:numId w:val="15"/>
        </w:numPr>
        <w:jc w:val="both"/>
        <w:rPr>
          <w:ins w:id="329" w:author="Hasnaâ BARZALI" w:date="2018-02-05T11:02:00Z"/>
          <w:color w:val="365F91" w:themeColor="accent1" w:themeShade="BF"/>
          <w:sz w:val="22"/>
          <w:szCs w:val="22"/>
        </w:rPr>
      </w:pPr>
      <w:ins w:id="330" w:author="Hasnaâ BARZALI" w:date="2018-02-05T11:08:00Z">
        <w:r>
          <w:rPr>
            <w:rFonts w:cs="Arial"/>
            <w:sz w:val="22"/>
            <w:szCs w:val="22"/>
          </w:rPr>
          <w:t>L</w:t>
        </w:r>
      </w:ins>
      <w:ins w:id="331" w:author="Hasnaâ BARZALI" w:date="2018-02-05T11:02:00Z">
        <w:r w:rsidRPr="00E06920">
          <w:rPr>
            <w:color w:val="365F91" w:themeColor="accent1" w:themeShade="BF"/>
            <w:sz w:val="22"/>
            <w:szCs w:val="22"/>
          </w:rPr>
          <w:t>’é</w:t>
        </w:r>
        <w:r w:rsidR="004B1719">
          <w:rPr>
            <w:color w:val="365F91" w:themeColor="accent1" w:themeShade="BF"/>
            <w:sz w:val="22"/>
            <w:szCs w:val="22"/>
          </w:rPr>
          <w:t>tablissement dépositaire</w:t>
        </w:r>
      </w:ins>
      <w:ins w:id="332" w:author="Hasnaâ BARZALI" w:date="2018-02-05T11:08:00Z">
        <w:r w:rsidRPr="004B1719">
          <w:rPr>
            <w:color w:val="365F91" w:themeColor="accent1" w:themeShade="BF"/>
            <w:sz w:val="22"/>
            <w:szCs w:val="22"/>
          </w:rPr>
          <w:t xml:space="preserve"> </w:t>
        </w:r>
      </w:ins>
      <w:ins w:id="333" w:author="Hasnaâ BARZALI" w:date="2018-02-05T11:02:00Z">
        <w:r w:rsidRPr="004B1719">
          <w:rPr>
            <w:color w:val="365F91" w:themeColor="accent1" w:themeShade="BF"/>
            <w:sz w:val="22"/>
            <w:szCs w:val="22"/>
          </w:rPr>
          <w:t>dispose des moyens financiers et techniques, ainsi que</w:t>
        </w:r>
      </w:ins>
      <w:ins w:id="334" w:author="Hasnaâ BARZALI" w:date="2018-02-05T11:09:00Z">
        <w:r w:rsidRPr="004B1719">
          <w:rPr>
            <w:color w:val="365F91" w:themeColor="accent1" w:themeShade="BF"/>
            <w:sz w:val="22"/>
            <w:szCs w:val="22"/>
          </w:rPr>
          <w:t xml:space="preserve"> </w:t>
        </w:r>
      </w:ins>
      <w:ins w:id="335" w:author="Hasnaâ BARZALI" w:date="2018-02-05T11:02:00Z">
        <w:r w:rsidRPr="004B1719">
          <w:rPr>
            <w:color w:val="365F91" w:themeColor="accent1" w:themeShade="BF"/>
            <w:sz w:val="22"/>
            <w:szCs w:val="22"/>
          </w:rPr>
          <w:t>des moyens</w:t>
        </w:r>
      </w:ins>
      <w:ins w:id="336" w:author="Hasnaâ BARZALI" w:date="2018-02-05T11:09:00Z">
        <w:r w:rsidRPr="004B1719">
          <w:rPr>
            <w:color w:val="365F91" w:themeColor="accent1" w:themeShade="BF"/>
            <w:sz w:val="22"/>
            <w:szCs w:val="22"/>
          </w:rPr>
          <w:t xml:space="preserve"> </w:t>
        </w:r>
      </w:ins>
      <w:ins w:id="337" w:author="Hasnaâ BARZALI" w:date="2018-02-05T11:02:00Z">
        <w:r w:rsidRPr="004B1719">
          <w:rPr>
            <w:color w:val="365F91" w:themeColor="accent1" w:themeShade="BF"/>
            <w:sz w:val="22"/>
            <w:szCs w:val="22"/>
          </w:rPr>
          <w:t>humains nécessaires à l’exercice de sa mission.</w:t>
        </w:r>
      </w:ins>
    </w:p>
    <w:p w14:paraId="2E18BEE7" w14:textId="2F76CA9A" w:rsidR="00E06920" w:rsidRPr="009E142F" w:rsidRDefault="004B1719" w:rsidP="004B1719">
      <w:pPr>
        <w:pStyle w:val="Paragraphedeliste"/>
        <w:numPr>
          <w:ilvl w:val="0"/>
          <w:numId w:val="15"/>
        </w:numPr>
        <w:jc w:val="both"/>
        <w:rPr>
          <w:ins w:id="338" w:author="Hasnaâ BARZALI" w:date="2018-02-05T11:02:00Z"/>
          <w:color w:val="365F91" w:themeColor="accent1" w:themeShade="BF"/>
          <w:sz w:val="22"/>
          <w:szCs w:val="22"/>
        </w:rPr>
      </w:pPr>
      <w:ins w:id="339" w:author="Hasnaâ BARZALI" w:date="2018-02-05T11:15:00Z">
        <w:r w:rsidRPr="004B1719">
          <w:rPr>
            <w:color w:val="365F91" w:themeColor="accent1" w:themeShade="BF"/>
            <w:sz w:val="22"/>
            <w:szCs w:val="22"/>
          </w:rPr>
          <w:lastRenderedPageBreak/>
          <w:t>L</w:t>
        </w:r>
      </w:ins>
      <w:ins w:id="340" w:author="Hasnaâ BARZALI" w:date="2018-02-05T11:02:00Z">
        <w:r w:rsidR="00E06920" w:rsidRPr="004B1719">
          <w:rPr>
            <w:color w:val="365F91" w:themeColor="accent1" w:themeShade="BF"/>
            <w:sz w:val="22"/>
            <w:szCs w:val="22"/>
          </w:rPr>
          <w:t>’établissement dépositaire  à met en œuvre les moyens nécessaires pour accomplir sa</w:t>
        </w:r>
      </w:ins>
      <w:ins w:id="341" w:author="Hasnaâ BARZALI" w:date="2018-02-05T11:09:00Z">
        <w:r w:rsidR="00E06920" w:rsidRPr="004B1719">
          <w:rPr>
            <w:color w:val="365F91" w:themeColor="accent1" w:themeShade="BF"/>
            <w:sz w:val="22"/>
            <w:szCs w:val="22"/>
          </w:rPr>
          <w:t xml:space="preserve"> </w:t>
        </w:r>
      </w:ins>
      <w:ins w:id="342" w:author="Hasnaâ BARZALI" w:date="2018-02-05T11:02:00Z">
        <w:r w:rsidR="00E06920" w:rsidRPr="00821AC5">
          <w:rPr>
            <w:color w:val="365F91" w:themeColor="accent1" w:themeShade="BF"/>
            <w:sz w:val="22"/>
            <w:szCs w:val="22"/>
          </w:rPr>
          <w:t xml:space="preserve">mission </w:t>
        </w:r>
        <w:r w:rsidR="00E06920" w:rsidRPr="00F61815">
          <w:rPr>
            <w:color w:val="365F91" w:themeColor="accent1" w:themeShade="BF"/>
            <w:sz w:val="22"/>
            <w:szCs w:val="22"/>
          </w:rPr>
          <w:t>conformément aux meilleures pratiques de la profession. A cet effet, il met en œuvre une</w:t>
        </w:r>
      </w:ins>
      <w:ins w:id="343" w:author="Hasnaâ BARZALI" w:date="2018-02-05T11:15:00Z">
        <w:r w:rsidRPr="00F61815">
          <w:rPr>
            <w:color w:val="365F91" w:themeColor="accent1" w:themeShade="BF"/>
            <w:sz w:val="22"/>
            <w:szCs w:val="22"/>
          </w:rPr>
          <w:t xml:space="preserve"> </w:t>
        </w:r>
      </w:ins>
      <w:ins w:id="344" w:author="Hasnaâ BARZALI" w:date="2018-02-05T11:02:00Z">
        <w:r w:rsidR="00E06920" w:rsidRPr="00F61815">
          <w:rPr>
            <w:color w:val="365F91" w:themeColor="accent1" w:themeShade="BF"/>
            <w:sz w:val="22"/>
            <w:szCs w:val="22"/>
          </w:rPr>
          <w:t xml:space="preserve">organisation rationnelle des tâches, documentée par un manuel de </w:t>
        </w:r>
        <w:r w:rsidR="00E06920" w:rsidRPr="009E142F">
          <w:rPr>
            <w:color w:val="365F91" w:themeColor="accent1" w:themeShade="BF"/>
            <w:sz w:val="22"/>
            <w:szCs w:val="22"/>
          </w:rPr>
          <w:t>procédures fixant les règles de</w:t>
        </w:r>
      </w:ins>
      <w:ins w:id="345" w:author="Hasnaâ BARZALI" w:date="2018-02-05T11:15:00Z">
        <w:r w:rsidRPr="009E142F">
          <w:rPr>
            <w:color w:val="365F91" w:themeColor="accent1" w:themeShade="BF"/>
            <w:sz w:val="22"/>
            <w:szCs w:val="22"/>
          </w:rPr>
          <w:t xml:space="preserve"> </w:t>
        </w:r>
      </w:ins>
      <w:ins w:id="346" w:author="Hasnaâ BARZALI" w:date="2018-02-05T11:02:00Z">
        <w:r w:rsidR="00E06920" w:rsidRPr="009E142F">
          <w:rPr>
            <w:color w:val="365F91" w:themeColor="accent1" w:themeShade="BF"/>
            <w:sz w:val="22"/>
            <w:szCs w:val="22"/>
          </w:rPr>
          <w:t>fonctionnement. Il s’engage à actualiser,  chaque fois que nécessaire, cette organisation et ces procédures.</w:t>
        </w:r>
      </w:ins>
    </w:p>
    <w:p w14:paraId="39D4053B" w14:textId="1F743348" w:rsidR="00E06920" w:rsidRPr="004B1719" w:rsidRDefault="00E06920" w:rsidP="004B1719">
      <w:pPr>
        <w:pStyle w:val="Paragraphedeliste"/>
        <w:numPr>
          <w:ilvl w:val="0"/>
          <w:numId w:val="15"/>
        </w:numPr>
        <w:jc w:val="both"/>
        <w:rPr>
          <w:ins w:id="347" w:author="Hasnaâ BARZALI" w:date="2018-02-05T11:02:00Z"/>
          <w:color w:val="365F91" w:themeColor="accent1" w:themeShade="BF"/>
          <w:sz w:val="22"/>
          <w:szCs w:val="22"/>
        </w:rPr>
      </w:pPr>
      <w:ins w:id="348" w:author="Hasnaâ BARZALI" w:date="2018-02-05T11:02:00Z">
        <w:r w:rsidRPr="004B1719">
          <w:rPr>
            <w:color w:val="365F91" w:themeColor="accent1" w:themeShade="BF"/>
            <w:sz w:val="22"/>
            <w:szCs w:val="22"/>
          </w:rPr>
          <w:t>L’établissement dépositaire s’assure de la compétence des personnes qu’il charge de remplir la fonction de</w:t>
        </w:r>
      </w:ins>
      <w:ins w:id="349" w:author="Hasnaâ BARZALI" w:date="2018-02-05T11:16:00Z">
        <w:r w:rsidR="004B1719">
          <w:rPr>
            <w:color w:val="365F91" w:themeColor="accent1" w:themeShade="BF"/>
            <w:sz w:val="22"/>
            <w:szCs w:val="22"/>
          </w:rPr>
          <w:t xml:space="preserve"> </w:t>
        </w:r>
      </w:ins>
      <w:ins w:id="350" w:author="Hasnaâ BARZALI" w:date="2018-02-05T11:02:00Z">
        <w:r w:rsidRPr="004B1719">
          <w:rPr>
            <w:color w:val="365F91" w:themeColor="accent1" w:themeShade="BF"/>
            <w:sz w:val="22"/>
            <w:szCs w:val="22"/>
          </w:rPr>
          <w:t>dépositaire</w:t>
        </w:r>
      </w:ins>
      <w:ins w:id="351" w:author="Hasnaâ BARZALI" w:date="2018-02-05T11:05:00Z">
        <w:r w:rsidRPr="004B1719">
          <w:rPr>
            <w:color w:val="365F91" w:themeColor="accent1" w:themeShade="BF"/>
            <w:sz w:val="22"/>
            <w:szCs w:val="22"/>
          </w:rPr>
          <w:t xml:space="preserve">. </w:t>
        </w:r>
      </w:ins>
    </w:p>
    <w:p w14:paraId="0D88798E" w14:textId="6CE248DB" w:rsidR="00D67D82" w:rsidRPr="000973E3" w:rsidRDefault="00D67D82" w:rsidP="00D67D82">
      <w:pPr>
        <w:pStyle w:val="Paragraphedeliste"/>
        <w:ind w:left="2160"/>
        <w:jc w:val="both"/>
        <w:rPr>
          <w:rFonts w:eastAsiaTheme="majorEastAsia" w:cs="Arial"/>
          <w:b/>
          <w:color w:val="365F91" w:themeColor="accent1" w:themeShade="BF"/>
          <w:sz w:val="22"/>
          <w:szCs w:val="22"/>
          <w:lang w:eastAsia="fr-FR"/>
        </w:rPr>
      </w:pPr>
    </w:p>
    <w:p w14:paraId="47AC05DE" w14:textId="4011F557" w:rsidR="00D67D82" w:rsidRPr="000973E3" w:rsidRDefault="00D67D82" w:rsidP="00143B41">
      <w:pPr>
        <w:pStyle w:val="Paragraphedeliste"/>
        <w:numPr>
          <w:ilvl w:val="1"/>
          <w:numId w:val="4"/>
        </w:numPr>
        <w:jc w:val="both"/>
        <w:rPr>
          <w:color w:val="365F91" w:themeColor="accent1" w:themeShade="BF"/>
          <w:sz w:val="22"/>
          <w:szCs w:val="22"/>
        </w:rPr>
      </w:pPr>
      <w:r w:rsidRPr="000973E3">
        <w:rPr>
          <w:color w:val="365F91" w:themeColor="accent1" w:themeShade="BF"/>
          <w:sz w:val="22"/>
          <w:szCs w:val="22"/>
        </w:rPr>
        <w:t xml:space="preserve">La rémunération de l’établissement dépositaire </w:t>
      </w:r>
    </w:p>
    <w:p w14:paraId="2D69E1DA" w14:textId="0BFDE725" w:rsidR="00D67D82" w:rsidRPr="000973E3" w:rsidRDefault="00D67D82" w:rsidP="00D67D82">
      <w:pPr>
        <w:pStyle w:val="Paragraphedeliste"/>
        <w:ind w:left="1440"/>
        <w:jc w:val="both"/>
        <w:rPr>
          <w:color w:val="365F91" w:themeColor="accent1" w:themeShade="BF"/>
          <w:sz w:val="22"/>
          <w:szCs w:val="22"/>
        </w:rPr>
      </w:pPr>
    </w:p>
    <w:p w14:paraId="520A379E" w14:textId="2699366F" w:rsidR="00D67D82" w:rsidRPr="000973E3" w:rsidRDefault="00D67D82" w:rsidP="00D67D82">
      <w:pPr>
        <w:pStyle w:val="Paragraphedeliste"/>
        <w:ind w:left="0"/>
        <w:jc w:val="both"/>
        <w:rPr>
          <w:color w:val="365F91" w:themeColor="accent1" w:themeShade="BF"/>
          <w:sz w:val="22"/>
          <w:szCs w:val="22"/>
        </w:rPr>
      </w:pPr>
      <w:r w:rsidRPr="000973E3">
        <w:rPr>
          <w:color w:val="365F91" w:themeColor="accent1" w:themeShade="BF"/>
          <w:sz w:val="22"/>
          <w:szCs w:val="22"/>
        </w:rPr>
        <w:t xml:space="preserve">La convention doit préciser : </w:t>
      </w:r>
    </w:p>
    <w:p w14:paraId="6D0496EA" w14:textId="054D0921" w:rsidR="00D67D82" w:rsidRPr="000973E3" w:rsidRDefault="00D67D82" w:rsidP="00143B41">
      <w:pPr>
        <w:pStyle w:val="Paragraphedeliste"/>
        <w:numPr>
          <w:ilvl w:val="0"/>
          <w:numId w:val="15"/>
        </w:numPr>
        <w:jc w:val="both"/>
        <w:rPr>
          <w:color w:val="365F91" w:themeColor="accent1" w:themeShade="BF"/>
          <w:sz w:val="22"/>
          <w:szCs w:val="22"/>
        </w:rPr>
      </w:pPr>
      <w:r w:rsidRPr="000973E3">
        <w:rPr>
          <w:color w:val="365F91" w:themeColor="accent1" w:themeShade="BF"/>
          <w:sz w:val="22"/>
          <w:szCs w:val="22"/>
        </w:rPr>
        <w:t>le montant ou le taux de la rémunération ainsi que la base de son calcul ;</w:t>
      </w:r>
    </w:p>
    <w:p w14:paraId="641E8C23" w14:textId="7763F70D" w:rsidR="00D67D82" w:rsidRPr="000973E3" w:rsidRDefault="00D67D82" w:rsidP="00143B41">
      <w:pPr>
        <w:pStyle w:val="Paragraphedeliste"/>
        <w:numPr>
          <w:ilvl w:val="0"/>
          <w:numId w:val="15"/>
        </w:numPr>
        <w:jc w:val="both"/>
        <w:rPr>
          <w:color w:val="365F91" w:themeColor="accent1" w:themeShade="BF"/>
          <w:sz w:val="22"/>
          <w:szCs w:val="22"/>
        </w:rPr>
      </w:pPr>
      <w:r w:rsidRPr="000973E3">
        <w:rPr>
          <w:color w:val="365F91" w:themeColor="accent1" w:themeShade="BF"/>
          <w:sz w:val="22"/>
          <w:szCs w:val="22"/>
        </w:rPr>
        <w:t>les services couverts par ladite rémunération ;</w:t>
      </w:r>
    </w:p>
    <w:p w14:paraId="02F301BF" w14:textId="5109932D" w:rsidR="00D67D82" w:rsidRPr="000973E3" w:rsidRDefault="00D67D82" w:rsidP="00143B41">
      <w:pPr>
        <w:pStyle w:val="Paragraphedeliste"/>
        <w:numPr>
          <w:ilvl w:val="0"/>
          <w:numId w:val="15"/>
        </w:numPr>
        <w:jc w:val="both"/>
        <w:rPr>
          <w:color w:val="365F91" w:themeColor="accent1" w:themeShade="BF"/>
          <w:sz w:val="22"/>
          <w:szCs w:val="22"/>
        </w:rPr>
      </w:pPr>
      <w:r w:rsidRPr="000973E3">
        <w:rPr>
          <w:color w:val="365F91" w:themeColor="accent1" w:themeShade="BF"/>
          <w:sz w:val="22"/>
          <w:szCs w:val="22"/>
        </w:rPr>
        <w:t>la ventilation de la rémunération par service fourni, le cas échéant ;</w:t>
      </w:r>
    </w:p>
    <w:p w14:paraId="3F96A67F" w14:textId="775FFD16" w:rsidR="00D67D82" w:rsidRPr="000973E3" w:rsidRDefault="00D67D82" w:rsidP="00143B41">
      <w:pPr>
        <w:pStyle w:val="Paragraphedeliste"/>
        <w:numPr>
          <w:ilvl w:val="0"/>
          <w:numId w:val="15"/>
        </w:numPr>
        <w:jc w:val="both"/>
        <w:rPr>
          <w:color w:val="365F91" w:themeColor="accent1" w:themeShade="BF"/>
          <w:sz w:val="22"/>
          <w:szCs w:val="22"/>
        </w:rPr>
      </w:pPr>
      <w:r w:rsidRPr="000973E3">
        <w:rPr>
          <w:color w:val="365F91" w:themeColor="accent1" w:themeShade="BF"/>
          <w:sz w:val="22"/>
          <w:szCs w:val="22"/>
        </w:rPr>
        <w:t xml:space="preserve">les modalités de son règlement (périodicité…). </w:t>
      </w:r>
    </w:p>
    <w:p w14:paraId="117E3321" w14:textId="387D29BB" w:rsidR="00D67D82" w:rsidRPr="000973E3" w:rsidRDefault="00D67D82" w:rsidP="00D67D82">
      <w:pPr>
        <w:pStyle w:val="Paragraphedeliste"/>
        <w:ind w:left="1800"/>
        <w:jc w:val="both"/>
        <w:rPr>
          <w:color w:val="365F91" w:themeColor="accent1" w:themeShade="BF"/>
          <w:sz w:val="22"/>
          <w:szCs w:val="22"/>
        </w:rPr>
      </w:pPr>
    </w:p>
    <w:p w14:paraId="317C2D11" w14:textId="62A7B19A" w:rsidR="00D67D82" w:rsidRPr="000973E3" w:rsidRDefault="00D67D82" w:rsidP="00143B41">
      <w:pPr>
        <w:pStyle w:val="Paragraphedeliste"/>
        <w:numPr>
          <w:ilvl w:val="1"/>
          <w:numId w:val="4"/>
        </w:numPr>
        <w:jc w:val="both"/>
        <w:rPr>
          <w:color w:val="365F91" w:themeColor="accent1" w:themeShade="BF"/>
          <w:sz w:val="22"/>
          <w:szCs w:val="22"/>
        </w:rPr>
      </w:pPr>
      <w:r w:rsidRPr="000973E3">
        <w:rPr>
          <w:color w:val="365F91" w:themeColor="accent1" w:themeShade="BF"/>
          <w:sz w:val="22"/>
          <w:szCs w:val="22"/>
        </w:rPr>
        <w:t xml:space="preserve">Les modalités de communication des informations entre les parties </w:t>
      </w:r>
    </w:p>
    <w:p w14:paraId="03D9A1DF" w14:textId="56553A55" w:rsidR="00D67D82" w:rsidRPr="000973E3" w:rsidRDefault="00D67D82" w:rsidP="00D67D82">
      <w:pPr>
        <w:pStyle w:val="Paragraphedeliste"/>
        <w:ind w:left="1440"/>
        <w:jc w:val="both"/>
        <w:rPr>
          <w:color w:val="365F91" w:themeColor="accent1" w:themeShade="BF"/>
          <w:sz w:val="22"/>
          <w:szCs w:val="22"/>
        </w:rPr>
      </w:pPr>
    </w:p>
    <w:p w14:paraId="4F23A06F" w14:textId="1EABC378" w:rsidR="00D67D82" w:rsidRPr="000973E3" w:rsidRDefault="00D67D82" w:rsidP="00D67D82">
      <w:pPr>
        <w:pStyle w:val="Paragraphedeliste"/>
        <w:ind w:left="0"/>
        <w:jc w:val="both"/>
        <w:rPr>
          <w:color w:val="365F91" w:themeColor="accent1" w:themeShade="BF"/>
          <w:sz w:val="22"/>
          <w:szCs w:val="22"/>
        </w:rPr>
      </w:pPr>
      <w:r w:rsidRPr="000973E3">
        <w:rPr>
          <w:color w:val="365F91" w:themeColor="accent1" w:themeShade="BF"/>
          <w:sz w:val="22"/>
          <w:szCs w:val="22"/>
        </w:rPr>
        <w:t xml:space="preserve">La convention doit détailler les modalités de communication des informations entre les parties, notamment : </w:t>
      </w:r>
    </w:p>
    <w:p w14:paraId="24CE938C" w14:textId="67A5884F" w:rsidR="00D67D82" w:rsidRPr="000973E3" w:rsidRDefault="00D67D82" w:rsidP="00143B41">
      <w:pPr>
        <w:pStyle w:val="Paragraphedeliste"/>
        <w:numPr>
          <w:ilvl w:val="0"/>
          <w:numId w:val="16"/>
        </w:numPr>
        <w:ind w:left="360"/>
        <w:jc w:val="both"/>
        <w:rPr>
          <w:color w:val="365F91" w:themeColor="accent1" w:themeShade="BF"/>
          <w:sz w:val="22"/>
          <w:szCs w:val="22"/>
        </w:rPr>
      </w:pPr>
      <w:r w:rsidRPr="000973E3">
        <w:rPr>
          <w:color w:val="365F91" w:themeColor="accent1" w:themeShade="BF"/>
          <w:sz w:val="22"/>
          <w:szCs w:val="22"/>
        </w:rPr>
        <w:t>la communication des informations nécessaires à l’établissement dépositaire à l’effet d’effectuer les contrôles précédemment évoqués ;</w:t>
      </w:r>
    </w:p>
    <w:p w14:paraId="23FF37CE" w14:textId="546B1F95" w:rsidR="00D67D82" w:rsidRPr="000973E3" w:rsidRDefault="00D67D82" w:rsidP="00143B41">
      <w:pPr>
        <w:pStyle w:val="Paragraphedeliste"/>
        <w:numPr>
          <w:ilvl w:val="0"/>
          <w:numId w:val="16"/>
        </w:numPr>
        <w:ind w:left="360"/>
        <w:jc w:val="both"/>
        <w:rPr>
          <w:color w:val="365F91" w:themeColor="accent1" w:themeShade="BF"/>
          <w:sz w:val="22"/>
          <w:szCs w:val="22"/>
        </w:rPr>
      </w:pPr>
      <w:r w:rsidRPr="000973E3">
        <w:rPr>
          <w:color w:val="365F91" w:themeColor="accent1" w:themeShade="BF"/>
          <w:sz w:val="22"/>
          <w:szCs w:val="22"/>
        </w:rPr>
        <w:t xml:space="preserve">la communication des informations à la SICAV ou l’établissement de gestion au sujet des anomalies relevées par l’établissement dépositaire. </w:t>
      </w:r>
    </w:p>
    <w:p w14:paraId="110C9A6D" w14:textId="2CA76BA6" w:rsidR="006B66C3" w:rsidRPr="000973E3" w:rsidRDefault="006B66C3" w:rsidP="006B66C3">
      <w:pPr>
        <w:pStyle w:val="Paragraphedeliste"/>
        <w:ind w:left="360"/>
        <w:jc w:val="both"/>
        <w:rPr>
          <w:color w:val="365F91" w:themeColor="accent1" w:themeShade="BF"/>
          <w:sz w:val="22"/>
          <w:szCs w:val="22"/>
        </w:rPr>
      </w:pPr>
    </w:p>
    <w:p w14:paraId="2B8D111B" w14:textId="0F33F95C" w:rsidR="00D67D82" w:rsidRPr="000973E3" w:rsidRDefault="00D67D82" w:rsidP="00D67D82">
      <w:pPr>
        <w:pStyle w:val="Paragraphedeliste"/>
        <w:ind w:left="0"/>
        <w:jc w:val="both"/>
        <w:rPr>
          <w:color w:val="365F91" w:themeColor="accent1" w:themeShade="BF"/>
          <w:sz w:val="22"/>
          <w:szCs w:val="22"/>
        </w:rPr>
      </w:pPr>
      <w:r w:rsidRPr="000973E3">
        <w:rPr>
          <w:color w:val="365F91" w:themeColor="accent1" w:themeShade="BF"/>
          <w:sz w:val="22"/>
          <w:szCs w:val="22"/>
        </w:rPr>
        <w:t xml:space="preserve">La convention doit préciser les conditions dans lesquelles l’établissement dépositaire a accès aux procédures et aux systèmes informatiques utilisés par l’établissement de gestion ou la SICAV et ce, dans le respect des règles de déontologie et d’indépendance des parties. </w:t>
      </w:r>
    </w:p>
    <w:p w14:paraId="5DD5F38D" w14:textId="57F1F20C" w:rsidR="00D67D82" w:rsidRPr="000973E3" w:rsidRDefault="00D67D82" w:rsidP="00D67D82">
      <w:pPr>
        <w:pStyle w:val="Paragraphedeliste"/>
        <w:ind w:left="1440"/>
        <w:jc w:val="both"/>
        <w:rPr>
          <w:color w:val="365F91" w:themeColor="accent1" w:themeShade="BF"/>
          <w:sz w:val="22"/>
          <w:szCs w:val="22"/>
        </w:rPr>
      </w:pPr>
    </w:p>
    <w:p w14:paraId="73ED51A5" w14:textId="77DF95F7" w:rsidR="00D67D82" w:rsidRPr="000973E3" w:rsidRDefault="00D67D82" w:rsidP="00143B41">
      <w:pPr>
        <w:pStyle w:val="Paragraphedeliste"/>
        <w:numPr>
          <w:ilvl w:val="1"/>
          <w:numId w:val="4"/>
        </w:numPr>
        <w:jc w:val="both"/>
        <w:rPr>
          <w:color w:val="365F91" w:themeColor="accent1" w:themeShade="BF"/>
          <w:sz w:val="22"/>
          <w:szCs w:val="22"/>
        </w:rPr>
      </w:pPr>
      <w:r w:rsidRPr="000973E3">
        <w:rPr>
          <w:color w:val="365F91" w:themeColor="accent1" w:themeShade="BF"/>
          <w:sz w:val="22"/>
          <w:szCs w:val="22"/>
        </w:rPr>
        <w:t>Les conditions et modalités de résiliation</w:t>
      </w:r>
    </w:p>
    <w:p w14:paraId="72621695" w14:textId="57891C3D" w:rsidR="00D67D82" w:rsidRPr="000973E3" w:rsidRDefault="00D67D82" w:rsidP="00D67D82">
      <w:pPr>
        <w:pStyle w:val="Paragraphedeliste"/>
        <w:ind w:left="1440"/>
        <w:jc w:val="both"/>
        <w:rPr>
          <w:color w:val="365F91" w:themeColor="accent1" w:themeShade="BF"/>
          <w:sz w:val="22"/>
          <w:szCs w:val="22"/>
        </w:rPr>
      </w:pPr>
    </w:p>
    <w:p w14:paraId="380944D8" w14:textId="1232E415" w:rsidR="00D67D82" w:rsidRPr="000973E3" w:rsidRDefault="00D67D82" w:rsidP="00D67D82">
      <w:pPr>
        <w:pStyle w:val="Paragraphedeliste"/>
        <w:ind w:left="0"/>
        <w:jc w:val="both"/>
        <w:rPr>
          <w:color w:val="365F91" w:themeColor="accent1" w:themeShade="BF"/>
          <w:sz w:val="22"/>
          <w:szCs w:val="22"/>
        </w:rPr>
      </w:pPr>
      <w:r w:rsidRPr="000973E3">
        <w:rPr>
          <w:color w:val="365F91" w:themeColor="accent1" w:themeShade="BF"/>
          <w:sz w:val="22"/>
          <w:szCs w:val="22"/>
        </w:rPr>
        <w:t xml:space="preserve">La convention peut préciser la possibilité pour la SICAV ou l’établissement de gestion, d’une part, et pour l’établissement dépositaire, d’autre part, de demander la résiliation de la convention à l’autre partie. </w:t>
      </w:r>
    </w:p>
    <w:p w14:paraId="56A2EFE7" w14:textId="4564BEA3" w:rsidR="00D67D82" w:rsidRPr="000973E3" w:rsidRDefault="00D67D82" w:rsidP="00D67D82">
      <w:pPr>
        <w:pStyle w:val="Paragraphedeliste"/>
        <w:ind w:left="0"/>
        <w:jc w:val="both"/>
        <w:rPr>
          <w:color w:val="365F91" w:themeColor="accent1" w:themeShade="BF"/>
          <w:sz w:val="22"/>
          <w:szCs w:val="22"/>
        </w:rPr>
      </w:pPr>
    </w:p>
    <w:p w14:paraId="44F0B18F" w14:textId="60D89888" w:rsidR="00F94150" w:rsidRPr="004434F2" w:rsidRDefault="00D67D82" w:rsidP="006B66C3">
      <w:pPr>
        <w:pStyle w:val="Paragraphedeliste"/>
        <w:ind w:left="0"/>
        <w:jc w:val="both"/>
        <w:rPr>
          <w:color w:val="365F91" w:themeColor="accent1" w:themeShade="BF"/>
          <w:sz w:val="22"/>
          <w:szCs w:val="22"/>
        </w:rPr>
      </w:pPr>
      <w:r w:rsidRPr="000973E3">
        <w:rPr>
          <w:color w:val="365F91" w:themeColor="accent1" w:themeShade="BF"/>
          <w:sz w:val="22"/>
          <w:szCs w:val="22"/>
        </w:rPr>
        <w:t>La convention peut fixer une liste de motifs donnant droit à la résiliation aux deux parties. Dans ce cas, elle doit prévoir les mesures à prendre pour la préservation des intérêts des actionnaires ou porteurs de parts.</w:t>
      </w:r>
    </w:p>
    <w:p w14:paraId="2B5B44A8" w14:textId="77777777" w:rsidR="00D53382" w:rsidRPr="00CA7917" w:rsidRDefault="00D53382" w:rsidP="00981DF9">
      <w:pPr>
        <w:pStyle w:val="T2"/>
        <w:numPr>
          <w:ilvl w:val="0"/>
          <w:numId w:val="0"/>
        </w:numPr>
        <w:ind w:left="574"/>
      </w:pPr>
      <w:bookmarkStart w:id="352" w:name="_Toc505599990"/>
      <w:r w:rsidRPr="00CA7917">
        <w:t>Annexe I</w:t>
      </w:r>
      <w:r w:rsidR="00D67D82" w:rsidRPr="00CA7917">
        <w:t>I</w:t>
      </w:r>
      <w:r w:rsidRPr="00CA7917">
        <w:t> : Formules de valorisation des Actifs</w:t>
      </w:r>
      <w:bookmarkEnd w:id="352"/>
      <w:r w:rsidRPr="00CA7917">
        <w:t xml:space="preserve"> </w:t>
      </w:r>
    </w:p>
    <w:tbl>
      <w:tblPr>
        <w:tblW w:w="11128" w:type="dxa"/>
        <w:tblInd w:w="55" w:type="dxa"/>
        <w:tblLayout w:type="fixed"/>
        <w:tblCellMar>
          <w:left w:w="70" w:type="dxa"/>
          <w:right w:w="70" w:type="dxa"/>
        </w:tblCellMar>
        <w:tblLook w:val="04A0" w:firstRow="1" w:lastRow="0" w:firstColumn="1" w:lastColumn="0" w:noHBand="0" w:noVBand="1"/>
      </w:tblPr>
      <w:tblGrid>
        <w:gridCol w:w="1320"/>
        <w:gridCol w:w="3798"/>
        <w:gridCol w:w="2127"/>
        <w:gridCol w:w="141"/>
        <w:gridCol w:w="1418"/>
        <w:gridCol w:w="2324"/>
      </w:tblGrid>
      <w:tr w:rsidR="00275F5C" w:rsidRPr="00275F5C" w14:paraId="2BC90047" w14:textId="77777777" w:rsidTr="00EC73E3">
        <w:trPr>
          <w:trHeight w:val="608"/>
        </w:trPr>
        <w:tc>
          <w:tcPr>
            <w:tcW w:w="1320" w:type="dxa"/>
            <w:tcBorders>
              <w:top w:val="single" w:sz="4" w:space="0" w:color="BFBFBF"/>
              <w:left w:val="single" w:sz="4" w:space="0" w:color="BFBFBF"/>
              <w:bottom w:val="single" w:sz="4" w:space="0" w:color="BFBFBF"/>
              <w:right w:val="single" w:sz="4" w:space="0" w:color="BFBFBF"/>
            </w:tcBorders>
            <w:shd w:val="clear" w:color="000000" w:fill="365F91"/>
            <w:vAlign w:val="center"/>
            <w:hideMark/>
          </w:tcPr>
          <w:p w14:paraId="67659AE0" w14:textId="77777777" w:rsidR="00275F5C" w:rsidRPr="00F564CF" w:rsidRDefault="00275F5C" w:rsidP="00275F5C">
            <w:pPr>
              <w:spacing w:after="0" w:line="240" w:lineRule="auto"/>
              <w:rPr>
                <w:rFonts w:ascii="Calibri" w:eastAsia="Times New Roman" w:hAnsi="Calibri" w:cs="Calibri"/>
                <w:b/>
                <w:color w:val="FFFFFF" w:themeColor="background1"/>
                <w:sz w:val="22"/>
                <w:szCs w:val="22"/>
                <w:lang w:eastAsia="fr-FR"/>
              </w:rPr>
            </w:pPr>
            <w:r w:rsidRPr="00F564CF">
              <w:rPr>
                <w:rFonts w:ascii="Calibri" w:eastAsia="Times New Roman" w:hAnsi="Calibri" w:cs="Calibri"/>
                <w:b/>
                <w:color w:val="FFFFFF" w:themeColor="background1"/>
                <w:sz w:val="22"/>
                <w:szCs w:val="22"/>
                <w:lang w:eastAsia="fr-FR"/>
              </w:rPr>
              <w:t>Type d'actif émis au Maroc</w:t>
            </w:r>
          </w:p>
        </w:tc>
        <w:tc>
          <w:tcPr>
            <w:tcW w:w="3798" w:type="dxa"/>
            <w:tcBorders>
              <w:top w:val="single" w:sz="4" w:space="0" w:color="BFBFBF"/>
              <w:left w:val="nil"/>
              <w:bottom w:val="single" w:sz="4" w:space="0" w:color="BFBFBF"/>
              <w:right w:val="single" w:sz="4" w:space="0" w:color="BFBFBF"/>
            </w:tcBorders>
            <w:shd w:val="clear" w:color="000000" w:fill="365F91"/>
            <w:vAlign w:val="center"/>
            <w:hideMark/>
          </w:tcPr>
          <w:p w14:paraId="3FF365E8" w14:textId="77777777" w:rsidR="00275F5C" w:rsidRPr="00F564CF" w:rsidRDefault="00275F5C" w:rsidP="00275F5C">
            <w:pPr>
              <w:spacing w:after="0" w:line="240" w:lineRule="auto"/>
              <w:rPr>
                <w:rFonts w:ascii="Calibri" w:eastAsia="Times New Roman" w:hAnsi="Calibri" w:cs="Calibri"/>
                <w:b/>
                <w:color w:val="FFFFFF" w:themeColor="background1"/>
                <w:sz w:val="22"/>
                <w:szCs w:val="22"/>
                <w:lang w:eastAsia="fr-FR"/>
              </w:rPr>
            </w:pPr>
            <w:r w:rsidRPr="00F564CF">
              <w:rPr>
                <w:rFonts w:ascii="Calibri" w:eastAsia="Times New Roman" w:hAnsi="Calibri" w:cs="Calibri"/>
                <w:b/>
                <w:color w:val="FFFFFF" w:themeColor="background1"/>
                <w:sz w:val="22"/>
                <w:szCs w:val="22"/>
                <w:lang w:eastAsia="fr-FR"/>
              </w:rPr>
              <w:t>Règles de valorisation</w:t>
            </w:r>
          </w:p>
        </w:tc>
        <w:tc>
          <w:tcPr>
            <w:tcW w:w="2127" w:type="dxa"/>
            <w:tcBorders>
              <w:top w:val="single" w:sz="4" w:space="0" w:color="BFBFBF"/>
              <w:left w:val="nil"/>
              <w:bottom w:val="single" w:sz="4" w:space="0" w:color="BFBFBF"/>
              <w:right w:val="single" w:sz="4" w:space="0" w:color="BFBFBF"/>
            </w:tcBorders>
            <w:shd w:val="clear" w:color="000000" w:fill="365F91"/>
            <w:vAlign w:val="center"/>
            <w:hideMark/>
          </w:tcPr>
          <w:p w14:paraId="779949A6" w14:textId="77777777" w:rsidR="00275F5C" w:rsidRPr="00F564CF" w:rsidRDefault="00275F5C" w:rsidP="00275F5C">
            <w:pPr>
              <w:spacing w:after="0" w:line="240" w:lineRule="auto"/>
              <w:rPr>
                <w:rFonts w:ascii="Calibri" w:eastAsia="Times New Roman" w:hAnsi="Calibri" w:cs="Calibri"/>
                <w:b/>
                <w:color w:val="FFFFFF" w:themeColor="background1"/>
                <w:sz w:val="22"/>
                <w:szCs w:val="22"/>
                <w:lang w:eastAsia="fr-FR"/>
              </w:rPr>
            </w:pPr>
            <w:r w:rsidRPr="00F564CF">
              <w:rPr>
                <w:rFonts w:ascii="Calibri" w:eastAsia="Times New Roman" w:hAnsi="Calibri" w:cs="Calibri"/>
                <w:b/>
                <w:color w:val="FFFFFF" w:themeColor="background1"/>
                <w:sz w:val="22"/>
                <w:szCs w:val="22"/>
                <w:lang w:eastAsia="fr-FR"/>
              </w:rPr>
              <w:t>Source</w:t>
            </w:r>
          </w:p>
        </w:tc>
        <w:tc>
          <w:tcPr>
            <w:tcW w:w="1559" w:type="dxa"/>
            <w:gridSpan w:val="2"/>
            <w:tcBorders>
              <w:top w:val="single" w:sz="4" w:space="0" w:color="BFBFBF"/>
              <w:left w:val="nil"/>
              <w:bottom w:val="single" w:sz="4" w:space="0" w:color="BFBFBF"/>
              <w:right w:val="single" w:sz="4" w:space="0" w:color="BFBFBF"/>
            </w:tcBorders>
            <w:shd w:val="clear" w:color="000000" w:fill="365F91"/>
            <w:vAlign w:val="center"/>
            <w:hideMark/>
          </w:tcPr>
          <w:p w14:paraId="4EAB5360" w14:textId="77777777" w:rsidR="00275F5C" w:rsidRPr="00F564CF" w:rsidRDefault="00275F5C" w:rsidP="00275F5C">
            <w:pPr>
              <w:spacing w:after="0" w:line="240" w:lineRule="auto"/>
              <w:rPr>
                <w:rFonts w:ascii="Calibri" w:eastAsia="Times New Roman" w:hAnsi="Calibri" w:cs="Calibri"/>
                <w:b/>
                <w:color w:val="FFFFFF" w:themeColor="background1"/>
                <w:sz w:val="22"/>
                <w:szCs w:val="22"/>
                <w:lang w:eastAsia="fr-FR"/>
              </w:rPr>
            </w:pPr>
            <w:r w:rsidRPr="00F564CF">
              <w:rPr>
                <w:rFonts w:ascii="Calibri" w:eastAsia="Times New Roman" w:hAnsi="Calibri" w:cs="Calibri"/>
                <w:b/>
                <w:color w:val="FFFFFF" w:themeColor="background1"/>
                <w:sz w:val="22"/>
                <w:szCs w:val="22"/>
                <w:lang w:eastAsia="fr-FR"/>
              </w:rPr>
              <w:t>Fréquence</w:t>
            </w:r>
          </w:p>
        </w:tc>
        <w:tc>
          <w:tcPr>
            <w:tcW w:w="2324" w:type="dxa"/>
            <w:tcBorders>
              <w:top w:val="single" w:sz="4" w:space="0" w:color="BFBFBF"/>
              <w:left w:val="nil"/>
              <w:bottom w:val="single" w:sz="4" w:space="0" w:color="BFBFBF"/>
              <w:right w:val="single" w:sz="4" w:space="0" w:color="BFBFBF"/>
            </w:tcBorders>
            <w:shd w:val="clear" w:color="000000" w:fill="365F91"/>
            <w:vAlign w:val="center"/>
            <w:hideMark/>
          </w:tcPr>
          <w:p w14:paraId="1DAA5D46" w14:textId="77777777" w:rsidR="00275F5C" w:rsidRPr="00F564CF" w:rsidRDefault="00275F5C" w:rsidP="00275F5C">
            <w:pPr>
              <w:spacing w:after="0" w:line="240" w:lineRule="auto"/>
              <w:rPr>
                <w:rFonts w:ascii="Calibri" w:eastAsia="Times New Roman" w:hAnsi="Calibri" w:cs="Calibri"/>
                <w:b/>
                <w:color w:val="FFFFFF" w:themeColor="background1"/>
                <w:sz w:val="22"/>
                <w:szCs w:val="22"/>
                <w:lang w:eastAsia="fr-FR"/>
              </w:rPr>
            </w:pPr>
            <w:r w:rsidRPr="00F564CF">
              <w:rPr>
                <w:rFonts w:ascii="Calibri" w:eastAsia="Times New Roman" w:hAnsi="Calibri" w:cs="Calibri"/>
                <w:b/>
                <w:color w:val="FFFFFF" w:themeColor="background1"/>
                <w:sz w:val="22"/>
                <w:szCs w:val="22"/>
                <w:lang w:eastAsia="fr-FR"/>
              </w:rPr>
              <w:t>Référence réglementaire</w:t>
            </w:r>
          </w:p>
        </w:tc>
      </w:tr>
      <w:tr w:rsidR="00275F5C" w:rsidRPr="00275F5C" w14:paraId="50EBBD08" w14:textId="77777777" w:rsidTr="00EC73E3">
        <w:trPr>
          <w:trHeight w:val="1342"/>
        </w:trPr>
        <w:tc>
          <w:tcPr>
            <w:tcW w:w="1320" w:type="dxa"/>
            <w:tcBorders>
              <w:top w:val="nil"/>
              <w:left w:val="single" w:sz="4" w:space="0" w:color="BFBFBF"/>
              <w:bottom w:val="single" w:sz="4" w:space="0" w:color="BFBFBF"/>
              <w:right w:val="single" w:sz="4" w:space="0" w:color="BFBFBF"/>
            </w:tcBorders>
            <w:shd w:val="clear" w:color="auto" w:fill="auto"/>
            <w:hideMark/>
          </w:tcPr>
          <w:p w14:paraId="591C5FF6"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lastRenderedPageBreak/>
              <w:t xml:space="preserve">Actions </w:t>
            </w:r>
            <w:ins w:id="353" w:author="ZNIBER Mohammed Elarabi" w:date="2017-12-18T20:48:00Z">
              <w:r w:rsidR="00B16D9E">
                <w:rPr>
                  <w:rFonts w:ascii="Calibri" w:eastAsia="Times New Roman" w:hAnsi="Calibri" w:cs="Calibri"/>
                  <w:color w:val="365F91" w:themeColor="accent1" w:themeShade="BF"/>
                  <w:sz w:val="22"/>
                  <w:szCs w:val="22"/>
                  <w:lang w:eastAsia="fr-FR"/>
                </w:rPr>
                <w:t xml:space="preserve">et droits </w:t>
              </w:r>
            </w:ins>
            <w:r w:rsidRPr="001B0C1D">
              <w:rPr>
                <w:rFonts w:ascii="Calibri" w:eastAsia="Times New Roman" w:hAnsi="Calibri" w:cs="Calibri"/>
                <w:color w:val="365F91" w:themeColor="accent1" w:themeShade="BF"/>
                <w:sz w:val="22"/>
                <w:szCs w:val="22"/>
                <w:lang w:eastAsia="fr-FR"/>
              </w:rPr>
              <w:t>cotées</w:t>
            </w:r>
          </w:p>
        </w:tc>
        <w:tc>
          <w:tcPr>
            <w:tcW w:w="3798" w:type="dxa"/>
            <w:tcBorders>
              <w:top w:val="nil"/>
              <w:left w:val="nil"/>
              <w:bottom w:val="single" w:sz="4" w:space="0" w:color="BFBFBF"/>
              <w:right w:val="single" w:sz="4" w:space="0" w:color="BFBFBF"/>
            </w:tcBorders>
            <w:shd w:val="clear" w:color="auto" w:fill="auto"/>
            <w:hideMark/>
          </w:tcPr>
          <w:p w14:paraId="309A34BD"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Sont évaluées à leur dernier cours coté sur le marché central. Lorsque la valeur est réservée à la hausse ou à la baisse, le cours de référence donné par la Bourse des valeurs est retenu pour l’évaluation.</w:t>
            </w:r>
          </w:p>
        </w:tc>
        <w:tc>
          <w:tcPr>
            <w:tcW w:w="2268" w:type="dxa"/>
            <w:gridSpan w:val="2"/>
            <w:tcBorders>
              <w:top w:val="nil"/>
              <w:left w:val="nil"/>
              <w:bottom w:val="single" w:sz="4" w:space="0" w:color="BFBFBF"/>
              <w:right w:val="single" w:sz="4" w:space="0" w:color="BFBFBF"/>
            </w:tcBorders>
            <w:shd w:val="clear" w:color="auto" w:fill="auto"/>
            <w:hideMark/>
          </w:tcPr>
          <w:p w14:paraId="26E5FE5E"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u w:val="single"/>
                <w:lang w:eastAsia="fr-FR"/>
              </w:rPr>
            </w:pPr>
            <w:r w:rsidRPr="001B0C1D">
              <w:rPr>
                <w:rFonts w:ascii="Calibri" w:eastAsia="Times New Roman" w:hAnsi="Calibri" w:cs="Calibri"/>
                <w:color w:val="365F91" w:themeColor="accent1" w:themeShade="BF"/>
                <w:sz w:val="22"/>
                <w:szCs w:val="22"/>
                <w:lang w:eastAsia="fr-FR"/>
              </w:rPr>
              <w:t>Site de la bourse de Casablanca</w:t>
            </w:r>
            <w:r w:rsidRPr="001B0C1D">
              <w:rPr>
                <w:rFonts w:ascii="Calibri" w:eastAsia="Times New Roman" w:hAnsi="Calibri" w:cs="Calibri"/>
                <w:color w:val="365F91" w:themeColor="accent1" w:themeShade="BF"/>
                <w:sz w:val="22"/>
                <w:szCs w:val="22"/>
                <w:lang w:eastAsia="fr-FR"/>
              </w:rPr>
              <w:br/>
            </w:r>
            <w:r w:rsidRPr="001B0C1D">
              <w:rPr>
                <w:rFonts w:ascii="Calibri" w:eastAsia="Times New Roman" w:hAnsi="Calibri" w:cs="Calibri"/>
                <w:color w:val="365F91" w:themeColor="accent1" w:themeShade="BF"/>
                <w:sz w:val="22"/>
                <w:szCs w:val="22"/>
                <w:u w:val="single"/>
                <w:lang w:eastAsia="fr-FR"/>
              </w:rPr>
              <w:t xml:space="preserve">www.casablanca-bourse.com </w:t>
            </w:r>
          </w:p>
        </w:tc>
        <w:tc>
          <w:tcPr>
            <w:tcW w:w="1418" w:type="dxa"/>
            <w:tcBorders>
              <w:top w:val="nil"/>
              <w:left w:val="nil"/>
              <w:bottom w:val="single" w:sz="4" w:space="0" w:color="BFBFBF"/>
              <w:right w:val="single" w:sz="4" w:space="0" w:color="BFBFBF"/>
            </w:tcBorders>
            <w:shd w:val="clear" w:color="auto" w:fill="auto"/>
            <w:hideMark/>
          </w:tcPr>
          <w:p w14:paraId="605C2F78" w14:textId="1C364B5C" w:rsidR="00275F5C" w:rsidRPr="001B0C1D" w:rsidRDefault="008D6C9F" w:rsidP="00275F5C">
            <w:pPr>
              <w:spacing w:after="0" w:line="240" w:lineRule="auto"/>
              <w:rPr>
                <w:rFonts w:ascii="Calibri" w:eastAsia="Times New Roman" w:hAnsi="Calibri" w:cs="Calibri"/>
                <w:color w:val="365F91" w:themeColor="accent1" w:themeShade="BF"/>
                <w:sz w:val="22"/>
                <w:szCs w:val="22"/>
                <w:lang w:eastAsia="fr-FR"/>
              </w:rPr>
            </w:pPr>
            <w:ins w:id="354" w:author="Hasnaâ BARZALI" w:date="2018-01-17T16:03:00Z">
              <w:r>
                <w:rPr>
                  <w:rFonts w:ascii="Calibri" w:eastAsia="Times New Roman" w:hAnsi="Calibri" w:cs="Calibri"/>
                  <w:color w:val="365F91" w:themeColor="accent1" w:themeShade="BF"/>
                  <w:sz w:val="22"/>
                  <w:szCs w:val="22"/>
                  <w:lang w:eastAsia="fr-FR"/>
                </w:rPr>
                <w:t xml:space="preserve">Quotidienne </w:t>
              </w:r>
            </w:ins>
            <w:del w:id="355" w:author="Hasnaâ BARZALI" w:date="2018-01-17T16:03:00Z">
              <w:r w:rsidR="00275F5C" w:rsidRPr="001B0C1D" w:rsidDel="008D6C9F">
                <w:rPr>
                  <w:rFonts w:ascii="Calibri" w:eastAsia="Times New Roman" w:hAnsi="Calibri" w:cs="Calibri"/>
                  <w:color w:val="365F91" w:themeColor="accent1" w:themeShade="BF"/>
                  <w:sz w:val="22"/>
                  <w:szCs w:val="22"/>
                  <w:lang w:eastAsia="fr-FR"/>
                </w:rPr>
                <w:delText>A chaque calcul de VL</w:delText>
              </w:r>
            </w:del>
          </w:p>
        </w:tc>
        <w:tc>
          <w:tcPr>
            <w:tcW w:w="2324" w:type="dxa"/>
            <w:tcBorders>
              <w:top w:val="nil"/>
              <w:left w:val="nil"/>
              <w:bottom w:val="single" w:sz="4" w:space="0" w:color="BFBFBF"/>
              <w:right w:val="single" w:sz="4" w:space="0" w:color="BFBFBF"/>
            </w:tcBorders>
            <w:shd w:val="clear" w:color="auto" w:fill="auto"/>
            <w:hideMark/>
          </w:tcPr>
          <w:p w14:paraId="4B95E7D5" w14:textId="6AA9AF2D" w:rsidR="00275F5C" w:rsidRPr="001B0C1D" w:rsidRDefault="00275F5C" w:rsidP="0055757D">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Circulaire </w:t>
            </w:r>
            <w:ins w:id="356" w:author="Hasnaâ BARZALI" w:date="2018-01-31T11:56:00Z">
              <w:r w:rsidR="0055757D">
                <w:rPr>
                  <w:rFonts w:ascii="Calibri" w:eastAsia="Times New Roman" w:hAnsi="Calibri" w:cs="Calibri"/>
                  <w:color w:val="365F91" w:themeColor="accent1" w:themeShade="BF"/>
                  <w:sz w:val="22"/>
                  <w:szCs w:val="22"/>
                  <w:lang w:eastAsia="fr-FR"/>
                </w:rPr>
                <w:t xml:space="preserve">de l’AMMC </w:t>
              </w:r>
            </w:ins>
            <w:del w:id="357" w:author="Hasnaâ BARZALI" w:date="2018-01-31T11:56:00Z">
              <w:r w:rsidRPr="001B0C1D" w:rsidDel="0055757D">
                <w:rPr>
                  <w:rFonts w:ascii="Calibri" w:eastAsia="Times New Roman" w:hAnsi="Calibri" w:cs="Calibri"/>
                  <w:color w:val="365F91" w:themeColor="accent1" w:themeShade="BF"/>
                  <w:sz w:val="22"/>
                  <w:szCs w:val="22"/>
                  <w:lang w:eastAsia="fr-FR"/>
                </w:rPr>
                <w:delText>.CDVM</w:delText>
              </w:r>
            </w:del>
            <w:r w:rsidRPr="001B0C1D">
              <w:rPr>
                <w:rFonts w:ascii="Calibri" w:eastAsia="Times New Roman" w:hAnsi="Calibri" w:cs="Calibri"/>
                <w:color w:val="365F91" w:themeColor="accent1" w:themeShade="BF"/>
                <w:sz w:val="22"/>
                <w:szCs w:val="22"/>
                <w:lang w:eastAsia="fr-FR"/>
              </w:rPr>
              <w:t>,  Chapitre. II, Section. 2,  Article. II.2.28</w:t>
            </w:r>
          </w:p>
        </w:tc>
      </w:tr>
      <w:tr w:rsidR="00275F5C" w:rsidRPr="00275F5C" w14:paraId="75F91820" w14:textId="77777777" w:rsidTr="00EC73E3">
        <w:trPr>
          <w:trHeight w:val="1215"/>
        </w:trPr>
        <w:tc>
          <w:tcPr>
            <w:tcW w:w="1320" w:type="dxa"/>
            <w:tcBorders>
              <w:top w:val="nil"/>
              <w:left w:val="single" w:sz="4" w:space="0" w:color="BFBFBF"/>
              <w:bottom w:val="single" w:sz="4" w:space="0" w:color="BFBFBF"/>
              <w:right w:val="single" w:sz="4" w:space="0" w:color="BFBFBF"/>
            </w:tcBorders>
            <w:shd w:val="clear" w:color="auto" w:fill="auto"/>
            <w:hideMark/>
          </w:tcPr>
          <w:p w14:paraId="7EBFAFE6"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Parts ou actions d’OPCVM</w:t>
            </w:r>
          </w:p>
        </w:tc>
        <w:tc>
          <w:tcPr>
            <w:tcW w:w="3798" w:type="dxa"/>
            <w:tcBorders>
              <w:top w:val="nil"/>
              <w:left w:val="nil"/>
              <w:bottom w:val="single" w:sz="4" w:space="0" w:color="BFBFBF"/>
              <w:right w:val="single" w:sz="4" w:space="0" w:color="BFBFBF"/>
            </w:tcBorders>
            <w:shd w:val="clear" w:color="auto" w:fill="auto"/>
            <w:hideMark/>
          </w:tcPr>
          <w:p w14:paraId="1ACBFC26"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sont évaluées à leur dernière valeur liquidative connue, quelle que soit la périodicité de calcul de cette dernière.</w:t>
            </w:r>
          </w:p>
        </w:tc>
        <w:tc>
          <w:tcPr>
            <w:tcW w:w="2268" w:type="dxa"/>
            <w:gridSpan w:val="2"/>
            <w:tcBorders>
              <w:top w:val="nil"/>
              <w:left w:val="nil"/>
              <w:bottom w:val="single" w:sz="4" w:space="0" w:color="BFBFBF"/>
              <w:right w:val="single" w:sz="4" w:space="0" w:color="BFBFBF"/>
            </w:tcBorders>
            <w:shd w:val="clear" w:color="auto" w:fill="auto"/>
            <w:hideMark/>
          </w:tcPr>
          <w:p w14:paraId="1E94FF5F" w14:textId="49060B58"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commentRangeStart w:id="358"/>
            <w:r w:rsidRPr="001B0C1D">
              <w:rPr>
                <w:rFonts w:ascii="Calibri" w:eastAsia="Times New Roman" w:hAnsi="Calibri" w:cs="Calibri"/>
                <w:color w:val="365F91" w:themeColor="accent1" w:themeShade="BF"/>
                <w:sz w:val="22"/>
                <w:szCs w:val="22"/>
                <w:lang w:eastAsia="fr-FR"/>
              </w:rPr>
              <w:t xml:space="preserve">Société de gestion de l'OPCVM acquis </w:t>
            </w:r>
            <w:commentRangeEnd w:id="358"/>
            <w:r w:rsidR="00817B3D">
              <w:rPr>
                <w:rStyle w:val="Marquedecommentaire"/>
              </w:rPr>
              <w:commentReference w:id="358"/>
            </w:r>
            <w:ins w:id="359" w:author="Hasnaâ BARZALI" w:date="2017-12-25T09:09:00Z">
              <w:r w:rsidR="00817B3D">
                <w:rPr>
                  <w:rFonts w:ascii="Calibri" w:eastAsia="Times New Roman" w:hAnsi="Calibri" w:cs="Calibri"/>
                  <w:color w:val="365F91" w:themeColor="accent1" w:themeShade="BF"/>
                  <w:sz w:val="22"/>
                  <w:szCs w:val="22"/>
                  <w:lang w:eastAsia="fr-FR"/>
                </w:rPr>
                <w:t xml:space="preserve">et/ou </w:t>
              </w:r>
            </w:ins>
            <w:ins w:id="360" w:author="ZNIBER Mohammed Elarabi" w:date="2017-12-18T22:16:00Z">
              <w:r w:rsidR="00A34BEC">
                <w:rPr>
                  <w:rFonts w:ascii="Calibri" w:eastAsia="Times New Roman" w:hAnsi="Calibri" w:cs="Calibri"/>
                  <w:color w:val="365F91" w:themeColor="accent1" w:themeShade="BF"/>
                  <w:sz w:val="22"/>
                  <w:szCs w:val="22"/>
                  <w:lang w:eastAsia="fr-FR"/>
                </w:rPr>
                <w:t>ASFIM</w:t>
              </w:r>
            </w:ins>
          </w:p>
        </w:tc>
        <w:tc>
          <w:tcPr>
            <w:tcW w:w="1418" w:type="dxa"/>
            <w:tcBorders>
              <w:top w:val="nil"/>
              <w:left w:val="nil"/>
              <w:bottom w:val="single" w:sz="4" w:space="0" w:color="BFBFBF"/>
              <w:right w:val="single" w:sz="4" w:space="0" w:color="BFBFBF"/>
            </w:tcBorders>
            <w:shd w:val="clear" w:color="auto" w:fill="auto"/>
            <w:hideMark/>
          </w:tcPr>
          <w:p w14:paraId="57066A93" w14:textId="2C3360D8" w:rsidR="008D6C9F" w:rsidRDefault="008D6C9F" w:rsidP="00275F5C">
            <w:pPr>
              <w:spacing w:after="0" w:line="240" w:lineRule="auto"/>
              <w:rPr>
                <w:ins w:id="361" w:author="Hasnaâ BARZALI" w:date="2018-01-17T16:03:00Z"/>
                <w:rFonts w:ascii="Calibri" w:eastAsia="Times New Roman" w:hAnsi="Calibri" w:cs="Calibri"/>
                <w:color w:val="365F91" w:themeColor="accent1" w:themeShade="BF"/>
                <w:sz w:val="22"/>
                <w:szCs w:val="22"/>
                <w:lang w:eastAsia="fr-FR"/>
              </w:rPr>
            </w:pPr>
            <w:ins w:id="362" w:author="Hasnaâ BARZALI" w:date="2018-01-17T16:03:00Z">
              <w:r>
                <w:rPr>
                  <w:rFonts w:ascii="Calibri" w:eastAsia="Times New Roman" w:hAnsi="Calibri" w:cs="Calibri"/>
                  <w:color w:val="365F91" w:themeColor="accent1" w:themeShade="BF"/>
                  <w:sz w:val="22"/>
                  <w:szCs w:val="22"/>
                  <w:lang w:eastAsia="fr-FR"/>
                </w:rPr>
                <w:t>Quotidienne</w:t>
              </w:r>
            </w:ins>
          </w:p>
          <w:p w14:paraId="55159084" w14:textId="14A347CE"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del w:id="363" w:author="Hasnaâ BARZALI" w:date="2018-01-17T16:03:00Z">
              <w:r w:rsidRPr="001B0C1D" w:rsidDel="008D6C9F">
                <w:rPr>
                  <w:rFonts w:ascii="Calibri" w:eastAsia="Times New Roman" w:hAnsi="Calibri" w:cs="Calibri"/>
                  <w:color w:val="365F91" w:themeColor="accent1" w:themeShade="BF"/>
                  <w:sz w:val="22"/>
                  <w:szCs w:val="22"/>
                  <w:lang w:eastAsia="fr-FR"/>
                </w:rPr>
                <w:delText>A chaque calcul de VL</w:delText>
              </w:r>
            </w:del>
          </w:p>
        </w:tc>
        <w:tc>
          <w:tcPr>
            <w:tcW w:w="2324" w:type="dxa"/>
            <w:tcBorders>
              <w:top w:val="nil"/>
              <w:left w:val="nil"/>
              <w:bottom w:val="single" w:sz="4" w:space="0" w:color="BFBFBF"/>
              <w:right w:val="single" w:sz="4" w:space="0" w:color="BFBFBF"/>
            </w:tcBorders>
            <w:shd w:val="clear" w:color="auto" w:fill="auto"/>
            <w:hideMark/>
          </w:tcPr>
          <w:p w14:paraId="3755E9DA" w14:textId="44F84819" w:rsidR="00275F5C" w:rsidRPr="001B0C1D" w:rsidRDefault="00275F5C" w:rsidP="0055757D">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Circulaire </w:t>
            </w:r>
            <w:del w:id="364" w:author="Hasnaâ BARZALI" w:date="2018-01-31T11:57:00Z">
              <w:r w:rsidRPr="001B0C1D" w:rsidDel="0055757D">
                <w:rPr>
                  <w:rFonts w:ascii="Calibri" w:eastAsia="Times New Roman" w:hAnsi="Calibri" w:cs="Calibri"/>
                  <w:color w:val="365F91" w:themeColor="accent1" w:themeShade="BF"/>
                  <w:sz w:val="22"/>
                  <w:szCs w:val="22"/>
                  <w:lang w:eastAsia="fr-FR"/>
                </w:rPr>
                <w:delText>.CDVM</w:delText>
              </w:r>
            </w:del>
            <w:ins w:id="365" w:author="Hasnaâ BARZALI" w:date="2018-01-31T11:57:00Z">
              <w:r w:rsidR="0055757D">
                <w:rPr>
                  <w:rFonts w:ascii="Calibri" w:eastAsia="Times New Roman" w:hAnsi="Calibri" w:cs="Calibri"/>
                  <w:color w:val="365F91" w:themeColor="accent1" w:themeShade="BF"/>
                  <w:sz w:val="22"/>
                  <w:szCs w:val="22"/>
                  <w:lang w:eastAsia="fr-FR"/>
                </w:rPr>
                <w:t>de l’AMMC</w:t>
              </w:r>
            </w:ins>
            <w:r w:rsidRPr="001B0C1D">
              <w:rPr>
                <w:rFonts w:ascii="Calibri" w:eastAsia="Times New Roman" w:hAnsi="Calibri" w:cs="Calibri"/>
                <w:color w:val="365F91" w:themeColor="accent1" w:themeShade="BF"/>
                <w:sz w:val="22"/>
                <w:szCs w:val="22"/>
                <w:lang w:eastAsia="fr-FR"/>
              </w:rPr>
              <w:t>,  Chapitre. II, Section. 2,  Article II.2.31</w:t>
            </w:r>
          </w:p>
        </w:tc>
      </w:tr>
      <w:tr w:rsidR="00275F5C" w:rsidRPr="00275F5C" w14:paraId="494201FE" w14:textId="77777777" w:rsidTr="00EC73E3">
        <w:trPr>
          <w:trHeight w:val="1215"/>
        </w:trPr>
        <w:tc>
          <w:tcPr>
            <w:tcW w:w="1320" w:type="dxa"/>
            <w:tcBorders>
              <w:top w:val="nil"/>
              <w:left w:val="single" w:sz="4" w:space="0" w:color="BFBFBF"/>
              <w:bottom w:val="single" w:sz="4" w:space="0" w:color="BFBFBF"/>
              <w:right w:val="single" w:sz="4" w:space="0" w:color="BFBFBF"/>
            </w:tcBorders>
            <w:shd w:val="clear" w:color="auto" w:fill="auto"/>
            <w:hideMark/>
          </w:tcPr>
          <w:p w14:paraId="701F6BD9"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Parts ou actions d’OPCR et les parts de FPCT</w:t>
            </w:r>
          </w:p>
        </w:tc>
        <w:tc>
          <w:tcPr>
            <w:tcW w:w="3798" w:type="dxa"/>
            <w:tcBorders>
              <w:top w:val="nil"/>
              <w:left w:val="nil"/>
              <w:bottom w:val="single" w:sz="4" w:space="0" w:color="BFBFBF"/>
              <w:right w:val="single" w:sz="4" w:space="0" w:color="BFBFBF"/>
            </w:tcBorders>
            <w:shd w:val="clear" w:color="auto" w:fill="auto"/>
            <w:hideMark/>
          </w:tcPr>
          <w:p w14:paraId="00795727"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Sont évaluées à leur dernière valorisation connue.</w:t>
            </w:r>
          </w:p>
        </w:tc>
        <w:tc>
          <w:tcPr>
            <w:tcW w:w="2268" w:type="dxa"/>
            <w:gridSpan w:val="2"/>
            <w:tcBorders>
              <w:top w:val="nil"/>
              <w:left w:val="nil"/>
              <w:bottom w:val="single" w:sz="4" w:space="0" w:color="BFBFBF"/>
              <w:right w:val="single" w:sz="4" w:space="0" w:color="BFBFBF"/>
            </w:tcBorders>
            <w:shd w:val="clear" w:color="auto" w:fill="auto"/>
            <w:hideMark/>
          </w:tcPr>
          <w:p w14:paraId="4A111543"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Société de gestion du FPCT ou de l’OPCR</w:t>
            </w:r>
          </w:p>
        </w:tc>
        <w:tc>
          <w:tcPr>
            <w:tcW w:w="1418" w:type="dxa"/>
            <w:tcBorders>
              <w:top w:val="nil"/>
              <w:left w:val="nil"/>
              <w:bottom w:val="single" w:sz="4" w:space="0" w:color="BFBFBF"/>
              <w:right w:val="single" w:sz="4" w:space="0" w:color="BFBFBF"/>
            </w:tcBorders>
            <w:shd w:val="clear" w:color="auto" w:fill="auto"/>
            <w:hideMark/>
          </w:tcPr>
          <w:p w14:paraId="23469553" w14:textId="77777777" w:rsidR="008D6C9F" w:rsidRDefault="008D6C9F" w:rsidP="00275F5C">
            <w:pPr>
              <w:spacing w:after="0" w:line="240" w:lineRule="auto"/>
              <w:rPr>
                <w:ins w:id="366" w:author="Hasnaâ BARZALI" w:date="2018-01-17T16:03:00Z"/>
                <w:rFonts w:ascii="Calibri" w:eastAsia="Times New Roman" w:hAnsi="Calibri" w:cs="Calibri"/>
                <w:color w:val="365F91" w:themeColor="accent1" w:themeShade="BF"/>
                <w:sz w:val="22"/>
                <w:szCs w:val="22"/>
                <w:lang w:eastAsia="fr-FR"/>
              </w:rPr>
            </w:pPr>
            <w:ins w:id="367" w:author="Hasnaâ BARZALI" w:date="2018-01-17T16:03:00Z">
              <w:r>
                <w:rPr>
                  <w:rFonts w:ascii="Calibri" w:eastAsia="Times New Roman" w:hAnsi="Calibri" w:cs="Calibri"/>
                  <w:color w:val="365F91" w:themeColor="accent1" w:themeShade="BF"/>
                  <w:sz w:val="22"/>
                  <w:szCs w:val="22"/>
                  <w:lang w:eastAsia="fr-FR"/>
                </w:rPr>
                <w:t xml:space="preserve">Quotidienne </w:t>
              </w:r>
            </w:ins>
          </w:p>
          <w:p w14:paraId="0C69779F" w14:textId="65DB5A81"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del w:id="368" w:author="Hasnaâ BARZALI" w:date="2018-01-17T16:03:00Z">
              <w:r w:rsidRPr="001B0C1D" w:rsidDel="008D6C9F">
                <w:rPr>
                  <w:rFonts w:ascii="Calibri" w:eastAsia="Times New Roman" w:hAnsi="Calibri" w:cs="Calibri"/>
                  <w:color w:val="365F91" w:themeColor="accent1" w:themeShade="BF"/>
                  <w:sz w:val="22"/>
                  <w:szCs w:val="22"/>
                  <w:lang w:eastAsia="fr-FR"/>
                </w:rPr>
                <w:delText>A chaque calcul de VL</w:delText>
              </w:r>
            </w:del>
          </w:p>
        </w:tc>
        <w:tc>
          <w:tcPr>
            <w:tcW w:w="2324" w:type="dxa"/>
            <w:tcBorders>
              <w:top w:val="nil"/>
              <w:left w:val="nil"/>
              <w:bottom w:val="single" w:sz="4" w:space="0" w:color="BFBFBF"/>
              <w:right w:val="single" w:sz="4" w:space="0" w:color="BFBFBF"/>
            </w:tcBorders>
            <w:shd w:val="clear" w:color="auto" w:fill="auto"/>
            <w:hideMark/>
          </w:tcPr>
          <w:p w14:paraId="451ECA41" w14:textId="25EEAA73" w:rsidR="00275F5C" w:rsidRPr="001B0C1D" w:rsidRDefault="00275F5C" w:rsidP="0055757D">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Circulaire </w:t>
            </w:r>
            <w:del w:id="369" w:author="Hasnaâ BARZALI" w:date="2018-01-31T11:57:00Z">
              <w:r w:rsidRPr="001B0C1D" w:rsidDel="0055757D">
                <w:rPr>
                  <w:rFonts w:ascii="Calibri" w:eastAsia="Times New Roman" w:hAnsi="Calibri" w:cs="Calibri"/>
                  <w:color w:val="365F91" w:themeColor="accent1" w:themeShade="BF"/>
                  <w:sz w:val="22"/>
                  <w:szCs w:val="22"/>
                  <w:lang w:eastAsia="fr-FR"/>
                </w:rPr>
                <w:delText>.CDVM</w:delText>
              </w:r>
            </w:del>
            <w:ins w:id="370" w:author="Hasnaâ BARZALI" w:date="2018-01-31T11:57:00Z">
              <w:r w:rsidR="0055757D">
                <w:rPr>
                  <w:rFonts w:ascii="Calibri" w:eastAsia="Times New Roman" w:hAnsi="Calibri" w:cs="Calibri"/>
                  <w:color w:val="365F91" w:themeColor="accent1" w:themeShade="BF"/>
                  <w:sz w:val="22"/>
                  <w:szCs w:val="22"/>
                  <w:lang w:eastAsia="fr-FR"/>
                </w:rPr>
                <w:t>de l’AMMC</w:t>
              </w:r>
            </w:ins>
            <w:r w:rsidRPr="001B0C1D">
              <w:rPr>
                <w:rFonts w:ascii="Calibri" w:eastAsia="Times New Roman" w:hAnsi="Calibri" w:cs="Calibri"/>
                <w:color w:val="365F91" w:themeColor="accent1" w:themeShade="BF"/>
                <w:sz w:val="22"/>
                <w:szCs w:val="22"/>
                <w:lang w:eastAsia="fr-FR"/>
              </w:rPr>
              <w:t>,  Chapitre. II, Section. 2,  Article. II.2.31</w:t>
            </w:r>
          </w:p>
        </w:tc>
      </w:tr>
      <w:tr w:rsidR="00275F5C" w:rsidRPr="00275F5C" w14:paraId="4674362F" w14:textId="77777777" w:rsidTr="00EC73E3">
        <w:trPr>
          <w:trHeight w:val="1519"/>
        </w:trPr>
        <w:tc>
          <w:tcPr>
            <w:tcW w:w="1320" w:type="dxa"/>
            <w:tcBorders>
              <w:top w:val="nil"/>
              <w:left w:val="single" w:sz="4" w:space="0" w:color="BFBFBF"/>
              <w:bottom w:val="single" w:sz="4" w:space="0" w:color="BFBFBF"/>
              <w:right w:val="single" w:sz="4" w:space="0" w:color="BFBFBF"/>
            </w:tcBorders>
            <w:shd w:val="clear" w:color="auto" w:fill="auto"/>
            <w:hideMark/>
          </w:tcPr>
          <w:p w14:paraId="04535A13"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Bons du Trésor</w:t>
            </w:r>
          </w:p>
        </w:tc>
        <w:tc>
          <w:tcPr>
            <w:tcW w:w="3798" w:type="dxa"/>
            <w:tcBorders>
              <w:top w:val="nil"/>
              <w:left w:val="nil"/>
              <w:bottom w:val="single" w:sz="4" w:space="0" w:color="BFBFBF"/>
              <w:right w:val="single" w:sz="4" w:space="0" w:color="BFBFBF"/>
            </w:tcBorders>
            <w:shd w:val="clear" w:color="auto" w:fill="auto"/>
            <w:hideMark/>
          </w:tcPr>
          <w:p w14:paraId="0CB3347E" w14:textId="441C22DC"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Sont valorisés sur la base de la courbe des taux de référence publiée quotidiennement par BANK ALMGHRIB, au plus tard à 11 heures</w:t>
            </w:r>
            <w:ins w:id="371" w:author="Hasnaâ BARZALI" w:date="2018-01-10T12:03:00Z">
              <w:r w:rsidR="00057782">
                <w:rPr>
                  <w:rFonts w:ascii="Calibri" w:eastAsia="Times New Roman" w:hAnsi="Calibri" w:cs="Calibri"/>
                  <w:color w:val="365F91" w:themeColor="accent1" w:themeShade="BF"/>
                  <w:sz w:val="22"/>
                  <w:szCs w:val="22"/>
                  <w:lang w:eastAsia="fr-FR"/>
                </w:rPr>
                <w:t xml:space="preserve"> 30 mn</w:t>
              </w:r>
            </w:ins>
            <w:r w:rsidRPr="001B0C1D">
              <w:rPr>
                <w:rFonts w:ascii="Calibri" w:eastAsia="Times New Roman" w:hAnsi="Calibri" w:cs="Calibri"/>
                <w:color w:val="365F91" w:themeColor="accent1" w:themeShade="BF"/>
                <w:sz w:val="22"/>
                <w:szCs w:val="22"/>
                <w:lang w:eastAsia="fr-FR"/>
              </w:rPr>
              <w:t xml:space="preserve"> le jour du calcul de la VL</w:t>
            </w:r>
            <w:ins w:id="372" w:author="Hasnaâ BARZALI" w:date="2018-01-10T12:03:00Z">
              <w:r w:rsidR="00057782">
                <w:rPr>
                  <w:rFonts w:ascii="Calibri" w:eastAsia="Times New Roman" w:hAnsi="Calibri" w:cs="Calibri"/>
                  <w:color w:val="365F91" w:themeColor="accent1" w:themeShade="BF"/>
                  <w:sz w:val="22"/>
                  <w:szCs w:val="22"/>
                  <w:lang w:eastAsia="fr-FR"/>
                </w:rPr>
                <w:t>, sauf instruction spéciale de l’AMMC</w:t>
              </w:r>
            </w:ins>
            <w:r w:rsidRPr="001B0C1D">
              <w:rPr>
                <w:rFonts w:ascii="Calibri" w:eastAsia="Times New Roman" w:hAnsi="Calibri" w:cs="Calibri"/>
                <w:color w:val="365F91" w:themeColor="accent1" w:themeShade="BF"/>
                <w:sz w:val="22"/>
                <w:szCs w:val="22"/>
                <w:lang w:eastAsia="fr-FR"/>
              </w:rPr>
              <w:t>.</w:t>
            </w:r>
          </w:p>
        </w:tc>
        <w:tc>
          <w:tcPr>
            <w:tcW w:w="2268" w:type="dxa"/>
            <w:gridSpan w:val="2"/>
            <w:tcBorders>
              <w:top w:val="nil"/>
              <w:left w:val="nil"/>
              <w:bottom w:val="single" w:sz="4" w:space="0" w:color="BFBFBF"/>
              <w:right w:val="single" w:sz="4" w:space="0" w:color="BFBFBF"/>
            </w:tcBorders>
            <w:shd w:val="clear" w:color="auto" w:fill="auto"/>
            <w:hideMark/>
          </w:tcPr>
          <w:p w14:paraId="51F171FB" w14:textId="5B2697C4"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Site de Bank Al Maghrib</w:t>
            </w:r>
            <w:r w:rsidRPr="001B0C1D">
              <w:rPr>
                <w:rFonts w:ascii="Calibri" w:eastAsia="Times New Roman" w:hAnsi="Calibri" w:cs="Calibri"/>
                <w:color w:val="365F91" w:themeColor="accent1" w:themeShade="BF"/>
                <w:sz w:val="22"/>
                <w:szCs w:val="22"/>
                <w:lang w:eastAsia="fr-FR"/>
              </w:rPr>
              <w:br/>
              <w:t xml:space="preserve">www.bkam.ma </w:t>
            </w:r>
            <w:ins w:id="373" w:author="Hasnaâ BARZALI" w:date="2018-01-10T12:03:00Z">
              <w:r w:rsidR="00057782">
                <w:rPr>
                  <w:rFonts w:ascii="Calibri" w:eastAsia="Times New Roman" w:hAnsi="Calibri" w:cs="Calibri"/>
                  <w:color w:val="365F91" w:themeColor="accent1" w:themeShade="BF"/>
                  <w:sz w:val="22"/>
                  <w:szCs w:val="22"/>
                  <w:lang w:eastAsia="fr-FR"/>
                </w:rPr>
                <w:t xml:space="preserve"> et plateformes d’informations financières</w:t>
              </w:r>
            </w:ins>
          </w:p>
        </w:tc>
        <w:tc>
          <w:tcPr>
            <w:tcW w:w="1418" w:type="dxa"/>
            <w:tcBorders>
              <w:top w:val="nil"/>
              <w:left w:val="nil"/>
              <w:bottom w:val="single" w:sz="4" w:space="0" w:color="BFBFBF"/>
              <w:right w:val="single" w:sz="4" w:space="0" w:color="BFBFBF"/>
            </w:tcBorders>
            <w:shd w:val="clear" w:color="auto" w:fill="auto"/>
            <w:hideMark/>
          </w:tcPr>
          <w:p w14:paraId="00D1D5F5" w14:textId="77777777" w:rsidR="008D6C9F" w:rsidRDefault="008D6C9F" w:rsidP="00275F5C">
            <w:pPr>
              <w:spacing w:after="0" w:line="240" w:lineRule="auto"/>
              <w:rPr>
                <w:ins w:id="374" w:author="Hasnaâ BARZALI" w:date="2018-01-17T16:03:00Z"/>
                <w:rFonts w:ascii="Calibri" w:eastAsia="Times New Roman" w:hAnsi="Calibri" w:cs="Calibri"/>
                <w:color w:val="365F91" w:themeColor="accent1" w:themeShade="BF"/>
                <w:sz w:val="22"/>
                <w:szCs w:val="22"/>
                <w:lang w:eastAsia="fr-FR"/>
              </w:rPr>
            </w:pPr>
            <w:ins w:id="375" w:author="Hasnaâ BARZALI" w:date="2018-01-17T16:03:00Z">
              <w:r>
                <w:rPr>
                  <w:rFonts w:ascii="Calibri" w:eastAsia="Times New Roman" w:hAnsi="Calibri" w:cs="Calibri"/>
                  <w:color w:val="365F91" w:themeColor="accent1" w:themeShade="BF"/>
                  <w:sz w:val="22"/>
                  <w:szCs w:val="22"/>
                  <w:lang w:eastAsia="fr-FR"/>
                </w:rPr>
                <w:t xml:space="preserve">Quotidienne </w:t>
              </w:r>
            </w:ins>
          </w:p>
          <w:p w14:paraId="4AD30ABD" w14:textId="77777777" w:rsidR="008D6C9F" w:rsidRDefault="008D6C9F" w:rsidP="00275F5C">
            <w:pPr>
              <w:spacing w:after="0" w:line="240" w:lineRule="auto"/>
              <w:rPr>
                <w:ins w:id="376" w:author="Hasnaâ BARZALI" w:date="2018-01-17T16:03:00Z"/>
                <w:rFonts w:ascii="Calibri" w:eastAsia="Times New Roman" w:hAnsi="Calibri" w:cs="Calibri"/>
                <w:color w:val="365F91" w:themeColor="accent1" w:themeShade="BF"/>
                <w:sz w:val="22"/>
                <w:szCs w:val="22"/>
                <w:lang w:eastAsia="fr-FR"/>
              </w:rPr>
            </w:pPr>
          </w:p>
          <w:p w14:paraId="36AE8A78" w14:textId="0D09C4E4"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del w:id="377" w:author="Hasnaâ BARZALI" w:date="2018-01-17T16:03:00Z">
              <w:r w:rsidRPr="001B0C1D" w:rsidDel="008D6C9F">
                <w:rPr>
                  <w:rFonts w:ascii="Calibri" w:eastAsia="Times New Roman" w:hAnsi="Calibri" w:cs="Calibri"/>
                  <w:color w:val="365F91" w:themeColor="accent1" w:themeShade="BF"/>
                  <w:sz w:val="22"/>
                  <w:szCs w:val="22"/>
                  <w:lang w:eastAsia="fr-FR"/>
                </w:rPr>
                <w:delText>A chaque calcul de VL</w:delText>
              </w:r>
            </w:del>
          </w:p>
        </w:tc>
        <w:tc>
          <w:tcPr>
            <w:tcW w:w="2324" w:type="dxa"/>
            <w:tcBorders>
              <w:top w:val="nil"/>
              <w:left w:val="nil"/>
              <w:bottom w:val="single" w:sz="4" w:space="0" w:color="BFBFBF"/>
              <w:right w:val="single" w:sz="4" w:space="0" w:color="BFBFBF"/>
            </w:tcBorders>
            <w:shd w:val="clear" w:color="auto" w:fill="auto"/>
            <w:hideMark/>
          </w:tcPr>
          <w:p w14:paraId="6102E0BA" w14:textId="70DA6E4D" w:rsidR="00275F5C" w:rsidRPr="001B0C1D" w:rsidRDefault="00275F5C" w:rsidP="0055757D">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Circulaire </w:t>
            </w:r>
            <w:ins w:id="378" w:author="Hasnaâ BARZALI" w:date="2018-01-31T11:57:00Z">
              <w:r w:rsidR="0055757D">
                <w:rPr>
                  <w:rFonts w:ascii="Calibri" w:eastAsia="Times New Roman" w:hAnsi="Calibri" w:cs="Calibri"/>
                  <w:color w:val="365F91" w:themeColor="accent1" w:themeShade="BF"/>
                  <w:sz w:val="22"/>
                  <w:szCs w:val="22"/>
                  <w:lang w:eastAsia="fr-FR"/>
                </w:rPr>
                <w:t>de l’AMMC</w:t>
              </w:r>
            </w:ins>
            <w:del w:id="379" w:author="Hasnaâ BARZALI" w:date="2018-01-31T11:57:00Z">
              <w:r w:rsidRPr="001B0C1D" w:rsidDel="0055757D">
                <w:rPr>
                  <w:rFonts w:ascii="Calibri" w:eastAsia="Times New Roman" w:hAnsi="Calibri" w:cs="Calibri"/>
                  <w:color w:val="365F91" w:themeColor="accent1" w:themeShade="BF"/>
                  <w:sz w:val="22"/>
                  <w:szCs w:val="22"/>
                  <w:lang w:eastAsia="fr-FR"/>
                </w:rPr>
                <w:delText>.CDVM</w:delText>
              </w:r>
            </w:del>
            <w:r w:rsidRPr="001B0C1D">
              <w:rPr>
                <w:rFonts w:ascii="Calibri" w:eastAsia="Times New Roman" w:hAnsi="Calibri" w:cs="Calibri"/>
                <w:color w:val="365F91" w:themeColor="accent1" w:themeShade="BF"/>
                <w:sz w:val="22"/>
                <w:szCs w:val="22"/>
                <w:lang w:eastAsia="fr-FR"/>
              </w:rPr>
              <w:t xml:space="preserve">, Chapitre .II , Section.2, Paragraphe 2 Art :II.2.32 </w:t>
            </w:r>
          </w:p>
        </w:tc>
      </w:tr>
      <w:tr w:rsidR="00275F5C" w:rsidRPr="00275F5C" w14:paraId="63C85F03" w14:textId="77777777" w:rsidTr="00F8168E">
        <w:trPr>
          <w:trHeight w:val="6240"/>
        </w:trPr>
        <w:tc>
          <w:tcPr>
            <w:tcW w:w="1320" w:type="dxa"/>
            <w:tcBorders>
              <w:top w:val="nil"/>
              <w:left w:val="single" w:sz="4" w:space="0" w:color="BFBFBF"/>
              <w:bottom w:val="nil"/>
              <w:right w:val="single" w:sz="4" w:space="0" w:color="BFBFBF"/>
            </w:tcBorders>
            <w:shd w:val="clear" w:color="auto" w:fill="auto"/>
            <w:hideMark/>
          </w:tcPr>
          <w:p w14:paraId="734F7127"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 xml:space="preserve"> Titres de Créances (émetteurs privés)</w:t>
            </w:r>
          </w:p>
        </w:tc>
        <w:tc>
          <w:tcPr>
            <w:tcW w:w="3798" w:type="dxa"/>
            <w:tcBorders>
              <w:top w:val="nil"/>
              <w:left w:val="nil"/>
              <w:bottom w:val="nil"/>
              <w:right w:val="single" w:sz="4" w:space="0" w:color="BFBFBF"/>
            </w:tcBorders>
            <w:shd w:val="clear" w:color="auto" w:fill="auto"/>
            <w:hideMark/>
          </w:tcPr>
          <w:p w14:paraId="49B4DB54" w14:textId="77777777" w:rsidR="00275F5C" w:rsidRPr="001B0C1D" w:rsidRDefault="00275F5C" w:rsidP="00F55579">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sont valorisés sur la base de la même courbe des taux de référence majorés, le cas échéant, d'une prime de risque liée à l'émetteur et aux caractéristiques propres de l’émission.</w:t>
            </w:r>
            <w:r w:rsidRPr="001B0C1D">
              <w:rPr>
                <w:rFonts w:ascii="Calibri" w:eastAsia="Times New Roman" w:hAnsi="Calibri" w:cs="Calibri"/>
                <w:color w:val="365F91" w:themeColor="accent1" w:themeShade="BF"/>
                <w:sz w:val="22"/>
                <w:szCs w:val="22"/>
                <w:lang w:eastAsia="fr-FR"/>
              </w:rPr>
              <w:br/>
              <w:t>La prime de risque à prendre en compte :</w:t>
            </w:r>
            <w:r w:rsidRPr="001B0C1D">
              <w:rPr>
                <w:rFonts w:ascii="Calibri" w:eastAsia="Times New Roman" w:hAnsi="Calibri" w:cs="Calibri"/>
                <w:color w:val="365F91" w:themeColor="accent1" w:themeShade="BF"/>
                <w:sz w:val="22"/>
                <w:szCs w:val="22"/>
                <w:lang w:eastAsia="fr-FR"/>
              </w:rPr>
              <w:br/>
              <w:t>- les obligations sur le marché primaire : note d’information</w:t>
            </w:r>
            <w:r w:rsidRPr="001B0C1D">
              <w:rPr>
                <w:rFonts w:ascii="Calibri" w:eastAsia="Times New Roman" w:hAnsi="Calibri" w:cs="Calibri"/>
                <w:color w:val="365F91" w:themeColor="accent1" w:themeShade="BF"/>
                <w:sz w:val="22"/>
                <w:szCs w:val="22"/>
                <w:lang w:eastAsia="fr-FR"/>
              </w:rPr>
              <w:br/>
              <w:t>- les obligations sur le marché secondaire : la prime de risque communiquée par la SDG</w:t>
            </w:r>
            <w:r w:rsidRPr="001B0C1D">
              <w:rPr>
                <w:rFonts w:ascii="Calibri" w:eastAsia="Times New Roman" w:hAnsi="Calibri" w:cs="Calibri"/>
                <w:color w:val="365F91" w:themeColor="accent1" w:themeShade="BF"/>
                <w:sz w:val="22"/>
                <w:szCs w:val="22"/>
                <w:lang w:eastAsia="fr-FR"/>
              </w:rPr>
              <w:br/>
              <w:t>- les TCN sur le marché primaire ou secondaire : la prime de risque communiquée par la SDG</w:t>
            </w:r>
            <w:r w:rsidRPr="001B0C1D">
              <w:rPr>
                <w:rFonts w:ascii="Calibri" w:eastAsia="Times New Roman" w:hAnsi="Calibri" w:cs="Calibri"/>
                <w:color w:val="365F91" w:themeColor="accent1" w:themeShade="BF"/>
                <w:sz w:val="22"/>
                <w:szCs w:val="22"/>
                <w:lang w:eastAsia="fr-FR"/>
              </w:rPr>
              <w:br/>
              <w:t xml:space="preserve">- les BDC &gt; </w:t>
            </w:r>
            <w:del w:id="380" w:author="ZNIBER Mohammed Elarabi" w:date="2017-12-18T20:46:00Z">
              <w:r w:rsidRPr="001B0C1D" w:rsidDel="00F55579">
                <w:rPr>
                  <w:rFonts w:ascii="Calibri" w:eastAsia="Times New Roman" w:hAnsi="Calibri" w:cs="Calibri"/>
                  <w:color w:val="365F91" w:themeColor="accent1" w:themeShade="BF"/>
                  <w:sz w:val="22"/>
                  <w:szCs w:val="22"/>
                  <w:lang w:eastAsia="fr-FR"/>
                </w:rPr>
                <w:delText>1</w:delText>
              </w:r>
            </w:del>
            <w:ins w:id="381" w:author="ZNIBER Mohammed Elarabi" w:date="2017-12-18T20:46:00Z">
              <w:r w:rsidR="00F55579">
                <w:rPr>
                  <w:rFonts w:ascii="Calibri" w:eastAsia="Times New Roman" w:hAnsi="Calibri" w:cs="Calibri"/>
                  <w:color w:val="365F91" w:themeColor="accent1" w:themeShade="BF"/>
                  <w:sz w:val="22"/>
                  <w:szCs w:val="22"/>
                  <w:lang w:eastAsia="fr-FR"/>
                </w:rPr>
                <w:t>2</w:t>
              </w:r>
            </w:ins>
            <w:r w:rsidRPr="001B0C1D">
              <w:rPr>
                <w:rFonts w:ascii="Calibri" w:eastAsia="Times New Roman" w:hAnsi="Calibri" w:cs="Calibri"/>
                <w:color w:val="365F91" w:themeColor="accent1" w:themeShade="BF"/>
                <w:sz w:val="22"/>
                <w:szCs w:val="22"/>
                <w:lang w:eastAsia="fr-FR"/>
              </w:rPr>
              <w:t xml:space="preserve"> ans : l’écart entre le taux d’intérêt et celui de la courbe BAM du jour de règlement/livraison.</w:t>
            </w:r>
            <w:r w:rsidRPr="001B0C1D">
              <w:rPr>
                <w:rFonts w:ascii="Calibri" w:eastAsia="Times New Roman" w:hAnsi="Calibri" w:cs="Calibri"/>
                <w:color w:val="365F91" w:themeColor="accent1" w:themeShade="BF"/>
                <w:sz w:val="22"/>
                <w:szCs w:val="22"/>
                <w:lang w:eastAsia="fr-FR"/>
              </w:rPr>
              <w:br/>
            </w:r>
            <w:r w:rsidRPr="001B0C1D">
              <w:rPr>
                <w:rFonts w:ascii="Calibri" w:eastAsia="Times New Roman" w:hAnsi="Calibri" w:cs="Calibri"/>
                <w:color w:val="365F91" w:themeColor="accent1" w:themeShade="BF"/>
                <w:sz w:val="22"/>
                <w:szCs w:val="22"/>
                <w:lang w:eastAsia="fr-FR"/>
              </w:rPr>
              <w:br/>
              <w:t xml:space="preserve">*En cas de modification de ladite prime, l’OPCVM ou la SDG doit en informer, sans délai le dépositaire en </w:t>
            </w:r>
            <w:r w:rsidR="00EC73E3" w:rsidRPr="001B0C1D">
              <w:rPr>
                <w:rFonts w:ascii="Calibri" w:eastAsia="Times New Roman" w:hAnsi="Calibri" w:cs="Calibri"/>
                <w:color w:val="365F91" w:themeColor="accent1" w:themeShade="BF"/>
                <w:sz w:val="22"/>
                <w:szCs w:val="22"/>
                <w:lang w:eastAsia="fr-FR"/>
              </w:rPr>
              <w:t>précisant les motifs et raisons du changement.</w:t>
            </w:r>
          </w:p>
        </w:tc>
        <w:tc>
          <w:tcPr>
            <w:tcW w:w="2268" w:type="dxa"/>
            <w:gridSpan w:val="2"/>
            <w:tcBorders>
              <w:top w:val="nil"/>
              <w:left w:val="nil"/>
              <w:bottom w:val="nil"/>
              <w:right w:val="single" w:sz="4" w:space="0" w:color="BFBFBF"/>
            </w:tcBorders>
            <w:shd w:val="clear" w:color="auto" w:fill="auto"/>
            <w:hideMark/>
          </w:tcPr>
          <w:p w14:paraId="3A4F1097" w14:textId="77777777"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Site de Bank Al Maghrib</w:t>
            </w:r>
            <w:r w:rsidRPr="001B0C1D">
              <w:rPr>
                <w:rFonts w:ascii="Calibri" w:eastAsia="Times New Roman" w:hAnsi="Calibri" w:cs="Calibri"/>
                <w:color w:val="365F91" w:themeColor="accent1" w:themeShade="BF"/>
                <w:sz w:val="22"/>
                <w:szCs w:val="22"/>
                <w:lang w:eastAsia="fr-FR"/>
              </w:rPr>
              <w:br/>
              <w:t xml:space="preserve">www.bkam.ma </w:t>
            </w:r>
          </w:p>
        </w:tc>
        <w:tc>
          <w:tcPr>
            <w:tcW w:w="1418" w:type="dxa"/>
            <w:tcBorders>
              <w:top w:val="nil"/>
              <w:left w:val="nil"/>
              <w:bottom w:val="nil"/>
              <w:right w:val="single" w:sz="4" w:space="0" w:color="BFBFBF"/>
            </w:tcBorders>
            <w:shd w:val="clear" w:color="auto" w:fill="auto"/>
            <w:hideMark/>
          </w:tcPr>
          <w:p w14:paraId="4301D0CC" w14:textId="77777777" w:rsidR="008D6C9F" w:rsidRDefault="008D6C9F" w:rsidP="00275F5C">
            <w:pPr>
              <w:spacing w:after="0" w:line="240" w:lineRule="auto"/>
              <w:rPr>
                <w:ins w:id="382" w:author="Hasnaâ BARZALI" w:date="2018-01-17T16:03:00Z"/>
                <w:rFonts w:ascii="Calibri" w:eastAsia="Times New Roman" w:hAnsi="Calibri" w:cs="Calibri"/>
                <w:color w:val="365F91" w:themeColor="accent1" w:themeShade="BF"/>
                <w:sz w:val="22"/>
                <w:szCs w:val="22"/>
                <w:lang w:eastAsia="fr-FR"/>
              </w:rPr>
            </w:pPr>
            <w:ins w:id="383" w:author="Hasnaâ BARZALI" w:date="2018-01-17T16:03:00Z">
              <w:r>
                <w:rPr>
                  <w:rFonts w:ascii="Calibri" w:eastAsia="Times New Roman" w:hAnsi="Calibri" w:cs="Calibri"/>
                  <w:color w:val="365F91" w:themeColor="accent1" w:themeShade="BF"/>
                  <w:sz w:val="22"/>
                  <w:szCs w:val="22"/>
                  <w:lang w:eastAsia="fr-FR"/>
                </w:rPr>
                <w:t xml:space="preserve">Quotidienne </w:t>
              </w:r>
            </w:ins>
          </w:p>
          <w:p w14:paraId="0DF814E9" w14:textId="77777777" w:rsidR="008D6C9F" w:rsidRDefault="008D6C9F" w:rsidP="00275F5C">
            <w:pPr>
              <w:spacing w:after="0" w:line="240" w:lineRule="auto"/>
              <w:rPr>
                <w:ins w:id="384" w:author="Hasnaâ BARZALI" w:date="2018-01-17T16:03:00Z"/>
                <w:rFonts w:ascii="Calibri" w:eastAsia="Times New Roman" w:hAnsi="Calibri" w:cs="Calibri"/>
                <w:color w:val="365F91" w:themeColor="accent1" w:themeShade="BF"/>
                <w:sz w:val="22"/>
                <w:szCs w:val="22"/>
                <w:lang w:eastAsia="fr-FR"/>
              </w:rPr>
            </w:pPr>
          </w:p>
          <w:p w14:paraId="063C39FD" w14:textId="37B3F62E" w:rsidR="00275F5C" w:rsidRPr="001B0C1D" w:rsidRDefault="00275F5C" w:rsidP="00275F5C">
            <w:pPr>
              <w:spacing w:after="0" w:line="240" w:lineRule="auto"/>
              <w:rPr>
                <w:rFonts w:ascii="Calibri" w:eastAsia="Times New Roman" w:hAnsi="Calibri" w:cs="Calibri"/>
                <w:color w:val="365F91" w:themeColor="accent1" w:themeShade="BF"/>
                <w:sz w:val="22"/>
                <w:szCs w:val="22"/>
                <w:lang w:eastAsia="fr-FR"/>
              </w:rPr>
            </w:pPr>
            <w:del w:id="385" w:author="Hasnaâ BARZALI" w:date="2018-01-17T16:03:00Z">
              <w:r w:rsidRPr="001B0C1D" w:rsidDel="008D6C9F">
                <w:rPr>
                  <w:rFonts w:ascii="Calibri" w:eastAsia="Times New Roman" w:hAnsi="Calibri" w:cs="Calibri"/>
                  <w:color w:val="365F91" w:themeColor="accent1" w:themeShade="BF"/>
                  <w:sz w:val="22"/>
                  <w:szCs w:val="22"/>
                  <w:lang w:eastAsia="fr-FR"/>
                </w:rPr>
                <w:delText>A chaque calcul de VL</w:delText>
              </w:r>
            </w:del>
          </w:p>
        </w:tc>
        <w:tc>
          <w:tcPr>
            <w:tcW w:w="2324" w:type="dxa"/>
            <w:tcBorders>
              <w:top w:val="nil"/>
              <w:left w:val="nil"/>
              <w:bottom w:val="nil"/>
              <w:right w:val="single" w:sz="4" w:space="0" w:color="BFBFBF"/>
            </w:tcBorders>
            <w:shd w:val="clear" w:color="auto" w:fill="auto"/>
            <w:hideMark/>
          </w:tcPr>
          <w:p w14:paraId="4F895D2D" w14:textId="6DE17E8D" w:rsidR="00275F5C" w:rsidRPr="001B0C1D" w:rsidRDefault="00275F5C" w:rsidP="0055757D">
            <w:pPr>
              <w:spacing w:after="0" w:line="240" w:lineRule="auto"/>
              <w:rPr>
                <w:rFonts w:ascii="Calibri" w:eastAsia="Times New Roman" w:hAnsi="Calibri" w:cs="Calibri"/>
                <w:color w:val="365F91" w:themeColor="accent1" w:themeShade="BF"/>
                <w:sz w:val="22"/>
                <w:szCs w:val="22"/>
                <w:lang w:eastAsia="fr-FR"/>
              </w:rPr>
            </w:pPr>
            <w:r w:rsidRPr="001B0C1D">
              <w:rPr>
                <w:rFonts w:ascii="Calibri" w:eastAsia="Times New Roman" w:hAnsi="Calibri" w:cs="Calibri"/>
                <w:color w:val="365F91" w:themeColor="accent1" w:themeShade="BF"/>
                <w:sz w:val="22"/>
                <w:szCs w:val="22"/>
                <w:lang w:eastAsia="fr-FR"/>
              </w:rPr>
              <w:t>Circulaire </w:t>
            </w:r>
            <w:ins w:id="386" w:author="Hasnaâ BARZALI" w:date="2018-01-31T11:57:00Z">
              <w:r w:rsidR="0055757D">
                <w:rPr>
                  <w:rFonts w:ascii="Calibri" w:eastAsia="Times New Roman" w:hAnsi="Calibri" w:cs="Calibri"/>
                  <w:color w:val="365F91" w:themeColor="accent1" w:themeShade="BF"/>
                  <w:sz w:val="22"/>
                  <w:szCs w:val="22"/>
                  <w:lang w:eastAsia="fr-FR"/>
                </w:rPr>
                <w:t>de l’AMMC</w:t>
              </w:r>
            </w:ins>
            <w:del w:id="387" w:author="Hasnaâ BARZALI" w:date="2018-01-31T11:57:00Z">
              <w:r w:rsidRPr="001B0C1D" w:rsidDel="0055757D">
                <w:rPr>
                  <w:rFonts w:ascii="Calibri" w:eastAsia="Times New Roman" w:hAnsi="Calibri" w:cs="Calibri"/>
                  <w:color w:val="365F91" w:themeColor="accent1" w:themeShade="BF"/>
                  <w:sz w:val="22"/>
                  <w:szCs w:val="22"/>
                  <w:lang w:eastAsia="fr-FR"/>
                </w:rPr>
                <w:delText>.CDVM</w:delText>
              </w:r>
            </w:del>
            <w:r w:rsidRPr="001B0C1D">
              <w:rPr>
                <w:rFonts w:ascii="Calibri" w:eastAsia="Times New Roman" w:hAnsi="Calibri" w:cs="Calibri"/>
                <w:color w:val="365F91" w:themeColor="accent1" w:themeShade="BF"/>
                <w:sz w:val="22"/>
                <w:szCs w:val="22"/>
                <w:lang w:eastAsia="fr-FR"/>
              </w:rPr>
              <w:t xml:space="preserve">,  Art II.2.33 </w:t>
            </w:r>
          </w:p>
        </w:tc>
      </w:tr>
      <w:tr w:rsidR="00F55579" w:rsidRPr="00275F5C" w14:paraId="766FB67F" w14:textId="77777777" w:rsidTr="00EC73E3">
        <w:trPr>
          <w:trHeight w:val="6240"/>
          <w:ins w:id="388" w:author="ZNIBER Mohammed Elarabi" w:date="2017-12-18T20:38:00Z"/>
        </w:trPr>
        <w:tc>
          <w:tcPr>
            <w:tcW w:w="1320" w:type="dxa"/>
            <w:tcBorders>
              <w:top w:val="nil"/>
              <w:left w:val="single" w:sz="4" w:space="0" w:color="BFBFBF"/>
              <w:bottom w:val="single" w:sz="4" w:space="0" w:color="BFBFBF"/>
              <w:right w:val="single" w:sz="4" w:space="0" w:color="BFBFBF"/>
            </w:tcBorders>
            <w:shd w:val="clear" w:color="auto" w:fill="auto"/>
          </w:tcPr>
          <w:p w14:paraId="18F1E3DD" w14:textId="77777777" w:rsidR="00F55579" w:rsidRPr="001B0AA5" w:rsidRDefault="00F55579" w:rsidP="00275F5C">
            <w:pPr>
              <w:spacing w:after="0" w:line="240" w:lineRule="auto"/>
              <w:rPr>
                <w:ins w:id="389" w:author="ZNIBER Mohammed Elarabi" w:date="2017-12-18T20:38:00Z"/>
                <w:rFonts w:asciiTheme="minorHAnsi" w:eastAsia="Times New Roman" w:hAnsiTheme="minorHAnsi" w:cs="Calibri"/>
                <w:color w:val="365F91" w:themeColor="accent1" w:themeShade="BF"/>
                <w:sz w:val="22"/>
                <w:szCs w:val="22"/>
                <w:lang w:eastAsia="fr-FR"/>
              </w:rPr>
            </w:pPr>
            <w:ins w:id="390" w:author="ZNIBER Mohammed Elarabi" w:date="2017-12-18T20:39:00Z">
              <w:r w:rsidRPr="001B0AA5">
                <w:rPr>
                  <w:rFonts w:asciiTheme="minorHAnsi" w:eastAsia="Times New Roman" w:hAnsiTheme="minorHAnsi" w:cs="Calibri"/>
                  <w:color w:val="365F91" w:themeColor="accent1" w:themeShade="BF"/>
                  <w:sz w:val="22"/>
                  <w:szCs w:val="22"/>
                  <w:lang w:eastAsia="fr-FR"/>
                </w:rPr>
                <w:lastRenderedPageBreak/>
                <w:t>BDC &lt;= 2 ans</w:t>
              </w:r>
            </w:ins>
          </w:p>
        </w:tc>
        <w:tc>
          <w:tcPr>
            <w:tcW w:w="3798" w:type="dxa"/>
            <w:tcBorders>
              <w:top w:val="nil"/>
              <w:left w:val="nil"/>
              <w:bottom w:val="single" w:sz="4" w:space="0" w:color="BFBFBF"/>
              <w:right w:val="single" w:sz="4" w:space="0" w:color="BFBFBF"/>
            </w:tcBorders>
            <w:shd w:val="clear" w:color="auto" w:fill="auto"/>
          </w:tcPr>
          <w:p w14:paraId="12BF4CBC" w14:textId="77777777" w:rsidR="00F55579" w:rsidRPr="001B0AA5" w:rsidRDefault="00F55579" w:rsidP="00F55579">
            <w:pPr>
              <w:snapToGrid w:val="0"/>
              <w:spacing w:before="60"/>
              <w:rPr>
                <w:ins w:id="391" w:author="ZNIBER Mohammed Elarabi" w:date="2017-12-18T20:44:00Z"/>
                <w:rFonts w:asciiTheme="minorHAnsi" w:eastAsia="Calibri" w:hAnsiTheme="minorHAnsi" w:cs="Arial"/>
                <w:color w:val="auto"/>
                <w:sz w:val="22"/>
                <w:szCs w:val="22"/>
              </w:rPr>
            </w:pPr>
            <w:ins w:id="392" w:author="ZNIBER Mohammed Elarabi" w:date="2017-12-18T20:44:00Z">
              <w:r w:rsidRPr="001B0AA5">
                <w:rPr>
                  <w:rFonts w:asciiTheme="minorHAnsi" w:eastAsia="Calibri" w:hAnsiTheme="minorHAnsi" w:cs="Arial"/>
                  <w:color w:val="auto"/>
                  <w:sz w:val="22"/>
                  <w:szCs w:val="22"/>
                </w:rPr>
                <w:t>Capital * (1 + (Durée*Taux) /base)</w:t>
              </w:r>
            </w:ins>
          </w:p>
          <w:p w14:paraId="4FEF8BA8" w14:textId="77777777" w:rsidR="00F55579" w:rsidRPr="001B0AA5" w:rsidRDefault="00F55579" w:rsidP="00F55579">
            <w:pPr>
              <w:spacing w:after="0" w:line="240" w:lineRule="auto"/>
              <w:rPr>
                <w:ins w:id="393" w:author="ZNIBER Mohammed Elarabi" w:date="2017-12-18T20:44:00Z"/>
                <w:rFonts w:asciiTheme="minorHAnsi" w:eastAsia="Calibri" w:hAnsiTheme="minorHAnsi" w:cs="Arial"/>
                <w:color w:val="auto"/>
                <w:sz w:val="22"/>
                <w:szCs w:val="22"/>
              </w:rPr>
            </w:pPr>
            <w:ins w:id="394" w:author="ZNIBER Mohammed Elarabi" w:date="2017-12-18T20:44:00Z">
              <w:r w:rsidRPr="001B0AA5">
                <w:rPr>
                  <w:rFonts w:asciiTheme="minorHAnsi" w:eastAsia="Calibri" w:hAnsiTheme="minorHAnsi" w:cs="Arial"/>
                  <w:color w:val="auto"/>
                  <w:sz w:val="22"/>
                  <w:szCs w:val="22"/>
                </w:rPr>
                <w:t xml:space="preserve">Avec </w:t>
              </w:r>
            </w:ins>
          </w:p>
          <w:p w14:paraId="33CD912F" w14:textId="77777777" w:rsidR="00F55579" w:rsidRPr="001B0AA5" w:rsidRDefault="00F55579" w:rsidP="00F8168E">
            <w:pPr>
              <w:pStyle w:val="Paragraphedeliste"/>
              <w:numPr>
                <w:ilvl w:val="0"/>
                <w:numId w:val="20"/>
              </w:numPr>
              <w:spacing w:after="0" w:line="240" w:lineRule="auto"/>
              <w:rPr>
                <w:ins w:id="395" w:author="ZNIBER Mohammed Elarabi" w:date="2017-12-18T20:44:00Z"/>
                <w:rFonts w:asciiTheme="minorHAnsi" w:eastAsia="Calibri" w:hAnsiTheme="minorHAnsi" w:cs="Arial"/>
                <w:color w:val="auto"/>
                <w:sz w:val="22"/>
                <w:szCs w:val="22"/>
              </w:rPr>
            </w:pPr>
            <w:ins w:id="396" w:author="ZNIBER Mohammed Elarabi" w:date="2017-12-18T20:44:00Z">
              <w:r w:rsidRPr="001B0AA5">
                <w:rPr>
                  <w:rFonts w:asciiTheme="minorHAnsi" w:eastAsia="Calibri" w:hAnsiTheme="minorHAnsi" w:cs="Arial"/>
                  <w:color w:val="auto"/>
                  <w:sz w:val="22"/>
                  <w:szCs w:val="22"/>
                </w:rPr>
                <w:t>base = 360 ;365 ; Réel (365 ou 366 selon l'année)</w:t>
              </w:r>
            </w:ins>
            <w:ins w:id="397" w:author="ZNIBER Mohammed Elarabi" w:date="2017-12-18T20:45:00Z">
              <w:r w:rsidRPr="001B0AA5">
                <w:rPr>
                  <w:rFonts w:asciiTheme="minorHAnsi" w:eastAsia="Calibri" w:hAnsiTheme="minorHAnsi" w:cs="Arial"/>
                  <w:color w:val="auto"/>
                  <w:sz w:val="22"/>
                  <w:szCs w:val="22"/>
                </w:rPr>
                <w:t>, selon le contrat</w:t>
              </w:r>
            </w:ins>
          </w:p>
          <w:p w14:paraId="70479A27" w14:textId="77777777" w:rsidR="00F55579" w:rsidRPr="001B0AA5" w:rsidRDefault="00F55579" w:rsidP="00F55579">
            <w:pPr>
              <w:numPr>
                <w:ilvl w:val="0"/>
                <w:numId w:val="20"/>
              </w:numPr>
              <w:suppressAutoHyphens/>
              <w:snapToGrid w:val="0"/>
              <w:spacing w:before="60" w:after="0"/>
              <w:rPr>
                <w:ins w:id="398" w:author="ZNIBER Mohammed Elarabi" w:date="2017-12-18T20:44:00Z"/>
                <w:rFonts w:asciiTheme="minorHAnsi" w:eastAsia="Calibri" w:hAnsiTheme="minorHAnsi" w:cs="Arial"/>
                <w:color w:val="auto"/>
                <w:sz w:val="22"/>
                <w:szCs w:val="22"/>
              </w:rPr>
            </w:pPr>
            <w:ins w:id="399" w:author="ZNIBER Mohammed Elarabi" w:date="2017-12-18T20:44:00Z">
              <w:r w:rsidRPr="001B0AA5">
                <w:rPr>
                  <w:rFonts w:asciiTheme="minorHAnsi" w:eastAsia="Calibri" w:hAnsiTheme="minorHAnsi" w:cs="Arial"/>
                  <w:color w:val="auto"/>
                  <w:sz w:val="22"/>
                  <w:szCs w:val="22"/>
                </w:rPr>
                <w:t xml:space="preserve">"Durée" fait référence à la durée écoulée </w:t>
              </w:r>
            </w:ins>
            <w:ins w:id="400" w:author="ZNIBER Mohammed Elarabi" w:date="2017-12-18T20:45:00Z">
              <w:r w:rsidRPr="001B0AA5">
                <w:rPr>
                  <w:rFonts w:asciiTheme="minorHAnsi" w:eastAsia="Calibri" w:hAnsiTheme="minorHAnsi" w:cs="Arial"/>
                  <w:color w:val="auto"/>
                  <w:sz w:val="22"/>
                  <w:szCs w:val="22"/>
                </w:rPr>
                <w:t>: Date</w:t>
              </w:r>
            </w:ins>
            <w:ins w:id="401" w:author="ZNIBER Mohammed Elarabi" w:date="2017-12-18T20:44:00Z">
              <w:r w:rsidRPr="001B0AA5">
                <w:rPr>
                  <w:rFonts w:asciiTheme="minorHAnsi" w:eastAsia="Calibri" w:hAnsiTheme="minorHAnsi" w:cs="Arial"/>
                  <w:color w:val="auto"/>
                  <w:sz w:val="22"/>
                  <w:szCs w:val="22"/>
                </w:rPr>
                <w:t xml:space="preserve"> de valorisation - Date d'émission (jouissance). </w:t>
              </w:r>
            </w:ins>
          </w:p>
          <w:p w14:paraId="05F1C175" w14:textId="77777777" w:rsidR="00F55579" w:rsidRPr="001B0AA5" w:rsidRDefault="00F55579" w:rsidP="00F55579">
            <w:pPr>
              <w:numPr>
                <w:ilvl w:val="0"/>
                <w:numId w:val="20"/>
              </w:numPr>
              <w:suppressAutoHyphens/>
              <w:snapToGrid w:val="0"/>
              <w:spacing w:before="60" w:after="0"/>
              <w:rPr>
                <w:ins w:id="402" w:author="ZNIBER Mohammed Elarabi" w:date="2017-12-18T20:44:00Z"/>
                <w:rFonts w:asciiTheme="minorHAnsi" w:eastAsia="Calibri" w:hAnsiTheme="minorHAnsi" w:cs="Arial"/>
                <w:color w:val="auto"/>
                <w:sz w:val="22"/>
                <w:szCs w:val="22"/>
              </w:rPr>
            </w:pPr>
            <w:ins w:id="403" w:author="ZNIBER Mohammed Elarabi" w:date="2017-12-18T20:44:00Z">
              <w:r w:rsidRPr="001B0AA5">
                <w:rPr>
                  <w:rFonts w:asciiTheme="minorHAnsi" w:eastAsia="Calibri" w:hAnsiTheme="minorHAnsi" w:cs="Arial"/>
                  <w:color w:val="auto"/>
                  <w:sz w:val="22"/>
                  <w:szCs w:val="22"/>
                </w:rPr>
                <w:t xml:space="preserve">Taux et base : définis au niveau du </w:t>
              </w:r>
            </w:ins>
            <w:ins w:id="404" w:author="ZNIBER Mohammed Elarabi" w:date="2017-12-18T20:45:00Z">
              <w:r w:rsidRPr="001B0AA5">
                <w:rPr>
                  <w:rFonts w:asciiTheme="minorHAnsi" w:eastAsia="Calibri" w:hAnsiTheme="minorHAnsi" w:cs="Arial"/>
                  <w:color w:val="auto"/>
                  <w:sz w:val="22"/>
                  <w:szCs w:val="22"/>
                </w:rPr>
                <w:t>bon</w:t>
              </w:r>
            </w:ins>
            <w:ins w:id="405" w:author="ZNIBER Mohammed Elarabi" w:date="2017-12-18T20:44:00Z">
              <w:r w:rsidRPr="001B0AA5">
                <w:rPr>
                  <w:rFonts w:asciiTheme="minorHAnsi" w:eastAsia="Calibri" w:hAnsiTheme="minorHAnsi" w:cs="Arial"/>
                  <w:color w:val="auto"/>
                  <w:sz w:val="22"/>
                  <w:szCs w:val="22"/>
                </w:rPr>
                <w:t>.</w:t>
              </w:r>
            </w:ins>
          </w:p>
          <w:p w14:paraId="26975F93" w14:textId="77777777" w:rsidR="00F55579" w:rsidRPr="001B0AA5" w:rsidRDefault="00F55579" w:rsidP="00F8168E">
            <w:pPr>
              <w:pStyle w:val="Paragraphedeliste"/>
              <w:numPr>
                <w:ilvl w:val="0"/>
                <w:numId w:val="20"/>
              </w:numPr>
              <w:spacing w:after="0" w:line="240" w:lineRule="auto"/>
              <w:rPr>
                <w:ins w:id="406" w:author="ZNIBER Mohammed Elarabi" w:date="2017-12-18T20:44:00Z"/>
                <w:rFonts w:asciiTheme="minorHAnsi" w:eastAsia="Calibri" w:hAnsiTheme="minorHAnsi" w:cs="Arial"/>
                <w:color w:val="auto"/>
                <w:sz w:val="22"/>
                <w:szCs w:val="22"/>
              </w:rPr>
            </w:pPr>
            <w:ins w:id="407" w:author="ZNIBER Mohammed Elarabi" w:date="2017-12-18T20:44:00Z">
              <w:r w:rsidRPr="001B0AA5">
                <w:rPr>
                  <w:rFonts w:asciiTheme="minorHAnsi" w:eastAsia="Calibri" w:hAnsiTheme="minorHAnsi" w:cs="Arial"/>
                  <w:color w:val="auto"/>
                  <w:sz w:val="22"/>
                  <w:szCs w:val="22"/>
                </w:rPr>
                <w:t xml:space="preserve">Capital : Valeur nominale définie au niveau </w:t>
              </w:r>
            </w:ins>
            <w:ins w:id="408" w:author="ZNIBER Mohammed Elarabi" w:date="2017-12-18T20:45:00Z">
              <w:r w:rsidRPr="001B0AA5">
                <w:rPr>
                  <w:rFonts w:asciiTheme="minorHAnsi" w:eastAsia="Calibri" w:hAnsiTheme="minorHAnsi" w:cs="Arial"/>
                  <w:color w:val="auto"/>
                  <w:sz w:val="22"/>
                  <w:szCs w:val="22"/>
                </w:rPr>
                <w:t>du bon</w:t>
              </w:r>
            </w:ins>
            <w:ins w:id="409" w:author="ZNIBER Mohammed Elarabi" w:date="2017-12-18T20:44:00Z">
              <w:r w:rsidRPr="001B0AA5">
                <w:rPr>
                  <w:rFonts w:asciiTheme="minorHAnsi" w:eastAsia="Calibri" w:hAnsiTheme="minorHAnsi" w:cs="Arial"/>
                  <w:color w:val="auto"/>
                  <w:sz w:val="22"/>
                  <w:szCs w:val="22"/>
                </w:rPr>
                <w:t>.</w:t>
              </w:r>
            </w:ins>
          </w:p>
          <w:p w14:paraId="183A5B7A" w14:textId="77777777" w:rsidR="00F55579" w:rsidRPr="001B0AA5" w:rsidRDefault="00F55579" w:rsidP="00F55579">
            <w:pPr>
              <w:spacing w:after="0" w:line="240" w:lineRule="auto"/>
              <w:rPr>
                <w:ins w:id="410" w:author="ZNIBER Mohammed Elarabi" w:date="2017-12-18T20:44:00Z"/>
                <w:rFonts w:asciiTheme="minorHAnsi" w:eastAsia="Calibri" w:hAnsiTheme="minorHAnsi" w:cs="Arial"/>
                <w:color w:val="auto"/>
                <w:sz w:val="22"/>
                <w:szCs w:val="22"/>
              </w:rPr>
            </w:pPr>
          </w:p>
          <w:p w14:paraId="11D41F54" w14:textId="77777777" w:rsidR="00F55579" w:rsidRPr="001B0AA5" w:rsidRDefault="00F55579" w:rsidP="00F55579">
            <w:pPr>
              <w:spacing w:after="0" w:line="240" w:lineRule="auto"/>
              <w:rPr>
                <w:ins w:id="411" w:author="ZNIBER Mohammed Elarabi" w:date="2017-12-18T20:38:00Z"/>
                <w:rFonts w:asciiTheme="minorHAnsi" w:eastAsia="Times New Roman" w:hAnsiTheme="minorHAnsi" w:cs="Calibri"/>
                <w:color w:val="365F91" w:themeColor="accent1" w:themeShade="BF"/>
                <w:sz w:val="22"/>
                <w:szCs w:val="22"/>
                <w:lang w:eastAsia="fr-FR"/>
              </w:rPr>
            </w:pPr>
          </w:p>
        </w:tc>
        <w:tc>
          <w:tcPr>
            <w:tcW w:w="2268" w:type="dxa"/>
            <w:gridSpan w:val="2"/>
            <w:tcBorders>
              <w:top w:val="nil"/>
              <w:left w:val="nil"/>
              <w:bottom w:val="single" w:sz="4" w:space="0" w:color="BFBFBF"/>
              <w:right w:val="single" w:sz="4" w:space="0" w:color="BFBFBF"/>
            </w:tcBorders>
            <w:shd w:val="clear" w:color="auto" w:fill="auto"/>
          </w:tcPr>
          <w:p w14:paraId="11C2A259" w14:textId="77777777" w:rsidR="00F55579" w:rsidRPr="001B0C1D" w:rsidRDefault="00F55579" w:rsidP="00275F5C">
            <w:pPr>
              <w:spacing w:after="0" w:line="240" w:lineRule="auto"/>
              <w:rPr>
                <w:ins w:id="412" w:author="ZNIBER Mohammed Elarabi" w:date="2017-12-18T20:38:00Z"/>
                <w:rFonts w:ascii="Calibri" w:eastAsia="Times New Roman" w:hAnsi="Calibri" w:cs="Calibri"/>
                <w:color w:val="365F91" w:themeColor="accent1" w:themeShade="BF"/>
                <w:sz w:val="22"/>
                <w:szCs w:val="22"/>
                <w:lang w:eastAsia="fr-FR"/>
              </w:rPr>
            </w:pPr>
          </w:p>
        </w:tc>
        <w:tc>
          <w:tcPr>
            <w:tcW w:w="1418" w:type="dxa"/>
            <w:tcBorders>
              <w:top w:val="nil"/>
              <w:left w:val="nil"/>
              <w:bottom w:val="single" w:sz="4" w:space="0" w:color="BFBFBF"/>
              <w:right w:val="single" w:sz="4" w:space="0" w:color="BFBFBF"/>
            </w:tcBorders>
            <w:shd w:val="clear" w:color="auto" w:fill="auto"/>
          </w:tcPr>
          <w:p w14:paraId="72DAF916" w14:textId="77777777" w:rsidR="00F55579" w:rsidRPr="001B0C1D" w:rsidRDefault="00F55579" w:rsidP="00275F5C">
            <w:pPr>
              <w:spacing w:after="0" w:line="240" w:lineRule="auto"/>
              <w:rPr>
                <w:ins w:id="413" w:author="ZNIBER Mohammed Elarabi" w:date="2017-12-18T20:38:00Z"/>
                <w:rFonts w:ascii="Calibri" w:eastAsia="Times New Roman" w:hAnsi="Calibri" w:cs="Calibri"/>
                <w:color w:val="365F91" w:themeColor="accent1" w:themeShade="BF"/>
                <w:sz w:val="22"/>
                <w:szCs w:val="22"/>
                <w:lang w:eastAsia="fr-FR"/>
              </w:rPr>
            </w:pPr>
          </w:p>
        </w:tc>
        <w:tc>
          <w:tcPr>
            <w:tcW w:w="2324" w:type="dxa"/>
            <w:tcBorders>
              <w:top w:val="nil"/>
              <w:left w:val="nil"/>
              <w:bottom w:val="single" w:sz="4" w:space="0" w:color="BFBFBF"/>
              <w:right w:val="single" w:sz="4" w:space="0" w:color="BFBFBF"/>
            </w:tcBorders>
            <w:shd w:val="clear" w:color="auto" w:fill="auto"/>
          </w:tcPr>
          <w:p w14:paraId="5592A924" w14:textId="77777777" w:rsidR="00F55579" w:rsidRPr="001B0C1D" w:rsidRDefault="00F55579" w:rsidP="00EC73E3">
            <w:pPr>
              <w:spacing w:after="0" w:line="240" w:lineRule="auto"/>
              <w:rPr>
                <w:ins w:id="414" w:author="ZNIBER Mohammed Elarabi" w:date="2017-12-18T20:38:00Z"/>
                <w:rFonts w:ascii="Calibri" w:eastAsia="Times New Roman" w:hAnsi="Calibri" w:cs="Calibri"/>
                <w:color w:val="365F91" w:themeColor="accent1" w:themeShade="BF"/>
                <w:sz w:val="22"/>
                <w:szCs w:val="22"/>
                <w:lang w:eastAsia="fr-FR"/>
              </w:rPr>
            </w:pPr>
          </w:p>
        </w:tc>
      </w:tr>
    </w:tbl>
    <w:p w14:paraId="36B91FF9" w14:textId="77777777" w:rsidR="00275F5C" w:rsidRDefault="00275F5C" w:rsidP="00EA4059">
      <w:pPr>
        <w:pStyle w:val="Paragraphedeliste"/>
        <w:ind w:left="0"/>
        <w:jc w:val="both"/>
        <w:rPr>
          <w:b/>
          <w:color w:val="A6A6A6" w:themeColor="background1" w:themeShade="A6"/>
        </w:rPr>
      </w:pPr>
    </w:p>
    <w:p w14:paraId="676FF926" w14:textId="77777777" w:rsidR="004333CB" w:rsidRDefault="003449AE" w:rsidP="00EA4059">
      <w:pPr>
        <w:pStyle w:val="Paragraphedeliste"/>
        <w:ind w:left="0"/>
        <w:jc w:val="both"/>
        <w:rPr>
          <w:ins w:id="415" w:author="Hasnaâ BARZALI" w:date="2018-01-18T11:06:00Z"/>
          <w:b/>
          <w:color w:val="A6A6A6" w:themeColor="background1" w:themeShade="A6"/>
        </w:rPr>
      </w:pPr>
      <w:r w:rsidRPr="00AE35AA">
        <w:rPr>
          <w:b/>
          <w:color w:val="A6A6A6" w:themeColor="background1" w:themeShade="A6"/>
        </w:rPr>
        <w:t>R</w:t>
      </w:r>
      <w:r w:rsidR="0071295F" w:rsidRPr="00AE35AA">
        <w:rPr>
          <w:b/>
          <w:color w:val="A6A6A6" w:themeColor="background1" w:themeShade="A6"/>
        </w:rPr>
        <w:t xml:space="preserve">ègles d’évaluation des </w:t>
      </w:r>
      <w:ins w:id="416" w:author="Hasnaâ BARZALI" w:date="2018-01-10T12:04:00Z">
        <w:r w:rsidR="00057782">
          <w:rPr>
            <w:b/>
            <w:color w:val="A6A6A6" w:themeColor="background1" w:themeShade="A6"/>
          </w:rPr>
          <w:t xml:space="preserve">placements </w:t>
        </w:r>
      </w:ins>
      <w:del w:id="417" w:author="Hasnaâ BARZALI" w:date="2018-01-10T12:04:00Z">
        <w:r w:rsidR="0071295F" w:rsidRPr="00AE35AA" w:rsidDel="00057782">
          <w:rPr>
            <w:b/>
            <w:color w:val="A6A6A6" w:themeColor="background1" w:themeShade="A6"/>
          </w:rPr>
          <w:delText xml:space="preserve">valeurs placées </w:delText>
        </w:r>
      </w:del>
      <w:r w:rsidR="0071295F" w:rsidRPr="00AE35AA">
        <w:rPr>
          <w:b/>
          <w:color w:val="A6A6A6" w:themeColor="background1" w:themeShade="A6"/>
        </w:rPr>
        <w:t>à l’étranger</w:t>
      </w:r>
    </w:p>
    <w:p w14:paraId="770C546B" w14:textId="2B728DA8" w:rsidR="004837AA" w:rsidRPr="00AE35AA" w:rsidRDefault="004837AA" w:rsidP="0055757D">
      <w:pPr>
        <w:pStyle w:val="Commentaire"/>
        <w:rPr>
          <w:b/>
          <w:color w:val="A6A6A6" w:themeColor="background1" w:themeShade="A6"/>
        </w:rPr>
      </w:pPr>
    </w:p>
    <w:tbl>
      <w:tblPr>
        <w:tblW w:w="11020" w:type="dxa"/>
        <w:tblInd w:w="55" w:type="dxa"/>
        <w:tblCellMar>
          <w:left w:w="70" w:type="dxa"/>
          <w:right w:w="70" w:type="dxa"/>
        </w:tblCellMar>
        <w:tblLook w:val="04A0" w:firstRow="1" w:lastRow="0" w:firstColumn="1" w:lastColumn="0" w:noHBand="0" w:noVBand="1"/>
      </w:tblPr>
      <w:tblGrid>
        <w:gridCol w:w="1480"/>
        <w:gridCol w:w="4160"/>
        <w:gridCol w:w="1720"/>
        <w:gridCol w:w="1480"/>
        <w:gridCol w:w="2180"/>
      </w:tblGrid>
      <w:tr w:rsidR="00F564CF" w:rsidRPr="00F564CF" w14:paraId="0838C3E9" w14:textId="77777777" w:rsidTr="00F564CF">
        <w:trPr>
          <w:trHeight w:val="900"/>
        </w:trPr>
        <w:tc>
          <w:tcPr>
            <w:tcW w:w="1480" w:type="dxa"/>
            <w:tcBorders>
              <w:top w:val="single" w:sz="4" w:space="0" w:color="A6A6A6"/>
              <w:left w:val="single" w:sz="4" w:space="0" w:color="A6A6A6"/>
              <w:bottom w:val="single" w:sz="4" w:space="0" w:color="A6A6A6"/>
              <w:right w:val="single" w:sz="4" w:space="0" w:color="A6A6A6"/>
            </w:tcBorders>
            <w:shd w:val="clear" w:color="000000" w:fill="244061"/>
            <w:vAlign w:val="center"/>
            <w:hideMark/>
          </w:tcPr>
          <w:p w14:paraId="2F0F7938" w14:textId="77777777" w:rsidR="00F564CF" w:rsidRPr="00F564CF" w:rsidRDefault="00F564CF" w:rsidP="00F564CF">
            <w:pPr>
              <w:spacing w:after="0" w:line="240" w:lineRule="auto"/>
              <w:rPr>
                <w:rFonts w:ascii="Calibri" w:eastAsia="Times New Roman" w:hAnsi="Calibri" w:cs="Calibri"/>
                <w:b/>
                <w:bCs/>
                <w:color w:val="FFFFFF"/>
                <w:sz w:val="22"/>
                <w:szCs w:val="22"/>
                <w:lang w:eastAsia="fr-FR"/>
              </w:rPr>
            </w:pPr>
            <w:r w:rsidRPr="00F564CF">
              <w:rPr>
                <w:rFonts w:ascii="Calibri" w:eastAsia="Times New Roman" w:hAnsi="Calibri" w:cs="Calibri"/>
                <w:b/>
                <w:bCs/>
                <w:color w:val="FFFFFF"/>
                <w:sz w:val="22"/>
                <w:szCs w:val="22"/>
                <w:lang w:eastAsia="fr-FR"/>
              </w:rPr>
              <w:t>Type d'actif émis à l’étranger</w:t>
            </w:r>
          </w:p>
        </w:tc>
        <w:tc>
          <w:tcPr>
            <w:tcW w:w="4160" w:type="dxa"/>
            <w:tcBorders>
              <w:top w:val="single" w:sz="4" w:space="0" w:color="A6A6A6"/>
              <w:left w:val="nil"/>
              <w:bottom w:val="single" w:sz="4" w:space="0" w:color="A6A6A6"/>
              <w:right w:val="single" w:sz="4" w:space="0" w:color="A6A6A6"/>
            </w:tcBorders>
            <w:shd w:val="clear" w:color="000000" w:fill="244061"/>
            <w:vAlign w:val="center"/>
            <w:hideMark/>
          </w:tcPr>
          <w:p w14:paraId="7FAA25FE" w14:textId="4B6C0550" w:rsidR="00F564CF" w:rsidRPr="00F564CF" w:rsidRDefault="00F564CF" w:rsidP="00F564CF">
            <w:pPr>
              <w:spacing w:after="0" w:line="240" w:lineRule="auto"/>
              <w:rPr>
                <w:rFonts w:ascii="Calibri" w:eastAsia="Times New Roman" w:hAnsi="Calibri" w:cs="Calibri"/>
                <w:b/>
                <w:bCs/>
                <w:color w:val="FFFFFF"/>
                <w:sz w:val="22"/>
                <w:szCs w:val="22"/>
                <w:lang w:eastAsia="fr-FR"/>
              </w:rPr>
            </w:pPr>
            <w:r w:rsidRPr="00F564CF">
              <w:rPr>
                <w:rFonts w:ascii="Calibri" w:eastAsia="Times New Roman" w:hAnsi="Calibri" w:cs="Calibri"/>
                <w:b/>
                <w:bCs/>
                <w:color w:val="FFFFFF"/>
                <w:sz w:val="22"/>
                <w:szCs w:val="22"/>
                <w:lang w:eastAsia="fr-FR"/>
              </w:rPr>
              <w:t>Règles de valorisation</w:t>
            </w:r>
            <w:ins w:id="418" w:author="Hasnaâ BARZALI" w:date="2018-01-18T11:07:00Z">
              <w:r w:rsidR="004333CB">
                <w:rPr>
                  <w:rFonts w:ascii="Calibri" w:eastAsia="Times New Roman" w:hAnsi="Calibri" w:cs="Calibri"/>
                  <w:b/>
                  <w:bCs/>
                  <w:color w:val="FFFFFF"/>
                  <w:sz w:val="22"/>
                  <w:szCs w:val="22"/>
                  <w:lang w:eastAsia="fr-FR"/>
                </w:rPr>
                <w:t>*</w:t>
              </w:r>
            </w:ins>
          </w:p>
        </w:tc>
        <w:tc>
          <w:tcPr>
            <w:tcW w:w="1720" w:type="dxa"/>
            <w:tcBorders>
              <w:top w:val="single" w:sz="4" w:space="0" w:color="A6A6A6"/>
              <w:left w:val="nil"/>
              <w:bottom w:val="single" w:sz="4" w:space="0" w:color="A6A6A6"/>
              <w:right w:val="single" w:sz="4" w:space="0" w:color="A6A6A6"/>
            </w:tcBorders>
            <w:shd w:val="clear" w:color="000000" w:fill="244061"/>
            <w:vAlign w:val="center"/>
            <w:hideMark/>
          </w:tcPr>
          <w:p w14:paraId="3D807A82" w14:textId="77777777" w:rsidR="00F564CF" w:rsidRPr="00F564CF" w:rsidRDefault="00F564CF" w:rsidP="00F564CF">
            <w:pPr>
              <w:spacing w:after="0" w:line="240" w:lineRule="auto"/>
              <w:rPr>
                <w:rFonts w:ascii="Calibri" w:eastAsia="Times New Roman" w:hAnsi="Calibri" w:cs="Calibri"/>
                <w:b/>
                <w:bCs/>
                <w:color w:val="FFFFFF"/>
                <w:sz w:val="22"/>
                <w:szCs w:val="22"/>
                <w:lang w:eastAsia="fr-FR"/>
              </w:rPr>
            </w:pPr>
            <w:r w:rsidRPr="00F564CF">
              <w:rPr>
                <w:rFonts w:ascii="Calibri" w:eastAsia="Times New Roman" w:hAnsi="Calibri" w:cs="Calibri"/>
                <w:b/>
                <w:bCs/>
                <w:color w:val="FFFFFF"/>
                <w:sz w:val="22"/>
                <w:szCs w:val="22"/>
                <w:lang w:eastAsia="fr-FR"/>
              </w:rPr>
              <w:t>Source</w:t>
            </w:r>
          </w:p>
        </w:tc>
        <w:tc>
          <w:tcPr>
            <w:tcW w:w="1480" w:type="dxa"/>
            <w:tcBorders>
              <w:top w:val="single" w:sz="4" w:space="0" w:color="A6A6A6"/>
              <w:left w:val="nil"/>
              <w:bottom w:val="single" w:sz="4" w:space="0" w:color="A6A6A6"/>
              <w:right w:val="single" w:sz="4" w:space="0" w:color="A6A6A6"/>
            </w:tcBorders>
            <w:shd w:val="clear" w:color="000000" w:fill="244061"/>
            <w:vAlign w:val="center"/>
            <w:hideMark/>
          </w:tcPr>
          <w:p w14:paraId="04E8A32C" w14:textId="77777777" w:rsidR="00F564CF" w:rsidRPr="00F564CF" w:rsidRDefault="00F564CF" w:rsidP="00F564CF">
            <w:pPr>
              <w:spacing w:after="0" w:line="240" w:lineRule="auto"/>
              <w:rPr>
                <w:rFonts w:ascii="Calibri" w:eastAsia="Times New Roman" w:hAnsi="Calibri" w:cs="Calibri"/>
                <w:b/>
                <w:bCs/>
                <w:color w:val="FFFFFF"/>
                <w:sz w:val="22"/>
                <w:szCs w:val="22"/>
                <w:lang w:eastAsia="fr-FR"/>
              </w:rPr>
            </w:pPr>
            <w:r w:rsidRPr="00F564CF">
              <w:rPr>
                <w:rFonts w:ascii="Calibri" w:eastAsia="Times New Roman" w:hAnsi="Calibri" w:cs="Calibri"/>
                <w:b/>
                <w:bCs/>
                <w:color w:val="FFFFFF"/>
                <w:sz w:val="22"/>
                <w:szCs w:val="22"/>
                <w:lang w:eastAsia="fr-FR"/>
              </w:rPr>
              <w:t>Fréquence</w:t>
            </w:r>
          </w:p>
        </w:tc>
        <w:tc>
          <w:tcPr>
            <w:tcW w:w="2180" w:type="dxa"/>
            <w:tcBorders>
              <w:top w:val="single" w:sz="4" w:space="0" w:color="A6A6A6"/>
              <w:left w:val="nil"/>
              <w:bottom w:val="single" w:sz="4" w:space="0" w:color="A6A6A6"/>
              <w:right w:val="single" w:sz="4" w:space="0" w:color="A6A6A6"/>
            </w:tcBorders>
            <w:shd w:val="clear" w:color="000000" w:fill="244061"/>
            <w:vAlign w:val="center"/>
            <w:hideMark/>
          </w:tcPr>
          <w:p w14:paraId="6BC88F92" w14:textId="77777777" w:rsidR="00F564CF" w:rsidRPr="00F564CF" w:rsidRDefault="00F564CF" w:rsidP="00F564CF">
            <w:pPr>
              <w:spacing w:after="0" w:line="240" w:lineRule="auto"/>
              <w:rPr>
                <w:rFonts w:ascii="Calibri" w:eastAsia="Times New Roman" w:hAnsi="Calibri" w:cs="Calibri"/>
                <w:b/>
                <w:bCs/>
                <w:color w:val="FFFFFF"/>
                <w:sz w:val="22"/>
                <w:szCs w:val="22"/>
                <w:lang w:eastAsia="fr-FR"/>
              </w:rPr>
            </w:pPr>
            <w:r w:rsidRPr="00F564CF">
              <w:rPr>
                <w:rFonts w:ascii="Calibri" w:eastAsia="Times New Roman" w:hAnsi="Calibri" w:cs="Calibri"/>
                <w:b/>
                <w:bCs/>
                <w:color w:val="FFFFFF"/>
                <w:sz w:val="22"/>
                <w:szCs w:val="22"/>
                <w:lang w:eastAsia="fr-FR"/>
              </w:rPr>
              <w:t>Référence réglementaire</w:t>
            </w:r>
          </w:p>
        </w:tc>
      </w:tr>
      <w:tr w:rsidR="00F564CF" w:rsidRPr="00F564CF" w14:paraId="4AC2C389" w14:textId="77777777" w:rsidTr="00F564CF">
        <w:trPr>
          <w:trHeight w:val="900"/>
        </w:trPr>
        <w:tc>
          <w:tcPr>
            <w:tcW w:w="1480" w:type="dxa"/>
            <w:tcBorders>
              <w:top w:val="nil"/>
              <w:left w:val="single" w:sz="4" w:space="0" w:color="A6A6A6"/>
              <w:bottom w:val="single" w:sz="4" w:space="0" w:color="A6A6A6"/>
              <w:right w:val="single" w:sz="4" w:space="0" w:color="A6A6A6"/>
            </w:tcBorders>
            <w:shd w:val="clear" w:color="auto" w:fill="auto"/>
            <w:vAlign w:val="center"/>
            <w:hideMark/>
          </w:tcPr>
          <w:p w14:paraId="04C07C78"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Actions cotées</w:t>
            </w:r>
          </w:p>
        </w:tc>
        <w:tc>
          <w:tcPr>
            <w:tcW w:w="4160" w:type="dxa"/>
            <w:tcBorders>
              <w:top w:val="nil"/>
              <w:left w:val="nil"/>
              <w:bottom w:val="single" w:sz="4" w:space="0" w:color="A6A6A6"/>
              <w:right w:val="single" w:sz="4" w:space="0" w:color="A6A6A6"/>
            </w:tcBorders>
            <w:shd w:val="clear" w:color="auto" w:fill="auto"/>
            <w:vAlign w:val="center"/>
            <w:hideMark/>
          </w:tcPr>
          <w:p w14:paraId="6773AB42"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xml:space="preserve">Sont évaluées à leurs derniers cours de </w:t>
            </w:r>
            <w:r w:rsidRPr="00F564CF">
              <w:rPr>
                <w:rFonts w:ascii="Calibri" w:eastAsia="Times New Roman" w:hAnsi="Calibri" w:cs="Calibri"/>
                <w:color w:val="365F91" w:themeColor="accent1" w:themeShade="BF"/>
                <w:sz w:val="22"/>
                <w:szCs w:val="22"/>
                <w:lang w:eastAsia="fr-FR"/>
              </w:rPr>
              <w:t>clôture</w:t>
            </w:r>
            <w:r w:rsidRPr="00F564CF">
              <w:rPr>
                <w:rFonts w:ascii="Calibri" w:eastAsia="Times New Roman" w:hAnsi="Calibri" w:cs="Calibri"/>
                <w:color w:val="365F91"/>
                <w:sz w:val="22"/>
                <w:szCs w:val="22"/>
                <w:lang w:eastAsia="fr-FR"/>
              </w:rPr>
              <w:t xml:space="preserve"> connus sur le marché où elles sont négociées.</w:t>
            </w:r>
          </w:p>
        </w:tc>
        <w:tc>
          <w:tcPr>
            <w:tcW w:w="1720" w:type="dxa"/>
            <w:tcBorders>
              <w:top w:val="nil"/>
              <w:left w:val="nil"/>
              <w:bottom w:val="single" w:sz="4" w:space="0" w:color="A6A6A6"/>
              <w:right w:val="single" w:sz="4" w:space="0" w:color="A6A6A6"/>
            </w:tcBorders>
            <w:shd w:val="clear" w:color="auto" w:fill="auto"/>
            <w:vAlign w:val="center"/>
            <w:hideMark/>
          </w:tcPr>
          <w:p w14:paraId="5B7DEE7F"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p>
        </w:tc>
        <w:tc>
          <w:tcPr>
            <w:tcW w:w="1480" w:type="dxa"/>
            <w:tcBorders>
              <w:top w:val="nil"/>
              <w:left w:val="nil"/>
              <w:bottom w:val="single" w:sz="4" w:space="0" w:color="A6A6A6"/>
              <w:right w:val="single" w:sz="4" w:space="0" w:color="A6A6A6"/>
            </w:tcBorders>
            <w:shd w:val="clear" w:color="auto" w:fill="auto"/>
            <w:vAlign w:val="center"/>
            <w:hideMark/>
          </w:tcPr>
          <w:p w14:paraId="2FD00054" w14:textId="77777777" w:rsidR="001F1BBB" w:rsidRDefault="001F1BBB" w:rsidP="00F564CF">
            <w:pPr>
              <w:spacing w:after="0" w:line="240" w:lineRule="auto"/>
              <w:rPr>
                <w:ins w:id="419" w:author="Hasnaâ BARZALI" w:date="2018-01-17T16:06:00Z"/>
                <w:rFonts w:ascii="Calibri" w:eastAsia="Times New Roman" w:hAnsi="Calibri" w:cs="Calibri"/>
                <w:color w:val="365F91" w:themeColor="accent1" w:themeShade="BF"/>
                <w:sz w:val="22"/>
                <w:szCs w:val="22"/>
                <w:lang w:eastAsia="fr-FR"/>
              </w:rPr>
            </w:pPr>
            <w:ins w:id="420" w:author="Hasnaâ BARZALI" w:date="2018-01-17T16:06:00Z">
              <w:r>
                <w:rPr>
                  <w:rFonts w:ascii="Calibri" w:eastAsia="Times New Roman" w:hAnsi="Calibri" w:cs="Calibri"/>
                  <w:color w:val="365F91" w:themeColor="accent1" w:themeShade="BF"/>
                  <w:sz w:val="22"/>
                  <w:szCs w:val="22"/>
                  <w:lang w:eastAsia="fr-FR"/>
                </w:rPr>
                <w:t xml:space="preserve">Quotidienne </w:t>
              </w:r>
            </w:ins>
          </w:p>
          <w:p w14:paraId="09337115" w14:textId="59A96783" w:rsidR="00F564CF" w:rsidRPr="00F564CF" w:rsidRDefault="00F564CF" w:rsidP="00F564CF">
            <w:pPr>
              <w:spacing w:after="0" w:line="240" w:lineRule="auto"/>
              <w:rPr>
                <w:rFonts w:ascii="Calibri" w:eastAsia="Times New Roman" w:hAnsi="Calibri" w:cs="Calibri"/>
                <w:color w:val="365F91"/>
                <w:sz w:val="22"/>
                <w:szCs w:val="22"/>
                <w:lang w:eastAsia="fr-FR"/>
              </w:rPr>
            </w:pPr>
            <w:del w:id="421" w:author="Hasnaâ BARZALI" w:date="2018-01-17T16:06:00Z">
              <w:r w:rsidRPr="00F564CF" w:rsidDel="001F1BBB">
                <w:rPr>
                  <w:rFonts w:ascii="Calibri" w:eastAsia="Times New Roman" w:hAnsi="Calibri" w:cs="Calibri"/>
                  <w:color w:val="365F91"/>
                  <w:sz w:val="22"/>
                  <w:szCs w:val="22"/>
                  <w:lang w:eastAsia="fr-FR"/>
                </w:rPr>
                <w:delText>A chaque calcul de VL</w:delText>
              </w:r>
            </w:del>
          </w:p>
        </w:tc>
        <w:tc>
          <w:tcPr>
            <w:tcW w:w="2180" w:type="dxa"/>
            <w:tcBorders>
              <w:top w:val="nil"/>
              <w:left w:val="nil"/>
              <w:bottom w:val="single" w:sz="4" w:space="0" w:color="A6A6A6"/>
              <w:right w:val="single" w:sz="4" w:space="0" w:color="A6A6A6"/>
            </w:tcBorders>
            <w:shd w:val="clear" w:color="auto" w:fill="auto"/>
            <w:vAlign w:val="center"/>
            <w:hideMark/>
          </w:tcPr>
          <w:p w14:paraId="1585D82C" w14:textId="18316A2A" w:rsidR="00F564CF" w:rsidRPr="00F564CF" w:rsidRDefault="00F564CF" w:rsidP="001F1BBB">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ins w:id="422" w:author="Hasnaâ BARZALI" w:date="2018-01-17T16:07:00Z">
              <w:r w:rsidR="001F1BBB">
                <w:rPr>
                  <w:rFonts w:ascii="Calibri" w:eastAsia="Times New Roman" w:hAnsi="Calibri" w:cs="Calibri"/>
                  <w:color w:val="365F91" w:themeColor="accent1" w:themeShade="BF"/>
                  <w:sz w:val="22"/>
                  <w:szCs w:val="22"/>
                  <w:lang w:eastAsia="fr-FR"/>
                </w:rPr>
                <w:t>Circulaire de l’AMMC </w:t>
              </w:r>
            </w:ins>
          </w:p>
        </w:tc>
      </w:tr>
      <w:tr w:rsidR="00F564CF" w:rsidRPr="00F564CF" w14:paraId="470ABEEC" w14:textId="77777777" w:rsidTr="00F564CF">
        <w:trPr>
          <w:trHeight w:val="900"/>
        </w:trPr>
        <w:tc>
          <w:tcPr>
            <w:tcW w:w="1480" w:type="dxa"/>
            <w:tcBorders>
              <w:top w:val="nil"/>
              <w:left w:val="single" w:sz="4" w:space="0" w:color="A6A6A6"/>
              <w:bottom w:val="single" w:sz="4" w:space="0" w:color="A6A6A6"/>
              <w:right w:val="single" w:sz="4" w:space="0" w:color="A6A6A6"/>
            </w:tcBorders>
            <w:shd w:val="clear" w:color="auto" w:fill="auto"/>
            <w:vAlign w:val="center"/>
            <w:hideMark/>
          </w:tcPr>
          <w:p w14:paraId="2CD43769"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xml:space="preserve">Titres de Créances </w:t>
            </w:r>
          </w:p>
        </w:tc>
        <w:tc>
          <w:tcPr>
            <w:tcW w:w="4160" w:type="dxa"/>
            <w:tcBorders>
              <w:top w:val="nil"/>
              <w:left w:val="nil"/>
              <w:bottom w:val="single" w:sz="4" w:space="0" w:color="A6A6A6"/>
              <w:right w:val="single" w:sz="4" w:space="0" w:color="A6A6A6"/>
            </w:tcBorders>
            <w:shd w:val="clear" w:color="auto" w:fill="auto"/>
            <w:vAlign w:val="center"/>
            <w:hideMark/>
          </w:tcPr>
          <w:p w14:paraId="645E8C69"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Sont évalués conformément aux règles et méthodes en vigueur dans leur pays d’émission.</w:t>
            </w:r>
          </w:p>
        </w:tc>
        <w:tc>
          <w:tcPr>
            <w:tcW w:w="1720" w:type="dxa"/>
            <w:tcBorders>
              <w:top w:val="nil"/>
              <w:left w:val="nil"/>
              <w:bottom w:val="single" w:sz="4" w:space="0" w:color="A6A6A6"/>
              <w:right w:val="single" w:sz="4" w:space="0" w:color="A6A6A6"/>
            </w:tcBorders>
            <w:shd w:val="clear" w:color="auto" w:fill="auto"/>
            <w:vAlign w:val="center"/>
            <w:hideMark/>
          </w:tcPr>
          <w:p w14:paraId="1A3D8D1C"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p>
        </w:tc>
        <w:tc>
          <w:tcPr>
            <w:tcW w:w="1480" w:type="dxa"/>
            <w:tcBorders>
              <w:top w:val="nil"/>
              <w:left w:val="nil"/>
              <w:bottom w:val="single" w:sz="4" w:space="0" w:color="A6A6A6"/>
              <w:right w:val="single" w:sz="4" w:space="0" w:color="A6A6A6"/>
            </w:tcBorders>
            <w:shd w:val="clear" w:color="auto" w:fill="auto"/>
            <w:vAlign w:val="center"/>
            <w:hideMark/>
          </w:tcPr>
          <w:p w14:paraId="50178D73" w14:textId="77777777" w:rsidR="001F1BBB" w:rsidRDefault="001F1BBB" w:rsidP="00F564CF">
            <w:pPr>
              <w:spacing w:after="0" w:line="240" w:lineRule="auto"/>
              <w:rPr>
                <w:ins w:id="423" w:author="Hasnaâ BARZALI" w:date="2018-01-17T16:06:00Z"/>
                <w:rFonts w:ascii="Calibri" w:eastAsia="Times New Roman" w:hAnsi="Calibri" w:cs="Calibri"/>
                <w:color w:val="365F91" w:themeColor="accent1" w:themeShade="BF"/>
                <w:sz w:val="22"/>
                <w:szCs w:val="22"/>
                <w:lang w:eastAsia="fr-FR"/>
              </w:rPr>
            </w:pPr>
            <w:ins w:id="424" w:author="Hasnaâ BARZALI" w:date="2018-01-17T16:06:00Z">
              <w:r>
                <w:rPr>
                  <w:rFonts w:ascii="Calibri" w:eastAsia="Times New Roman" w:hAnsi="Calibri" w:cs="Calibri"/>
                  <w:color w:val="365F91" w:themeColor="accent1" w:themeShade="BF"/>
                  <w:sz w:val="22"/>
                  <w:szCs w:val="22"/>
                  <w:lang w:eastAsia="fr-FR"/>
                </w:rPr>
                <w:t xml:space="preserve">Quotidienne </w:t>
              </w:r>
            </w:ins>
          </w:p>
          <w:p w14:paraId="465B3367" w14:textId="329A6073" w:rsidR="00F564CF" w:rsidRPr="00F564CF" w:rsidRDefault="00F564CF" w:rsidP="00F564CF">
            <w:pPr>
              <w:spacing w:after="0" w:line="240" w:lineRule="auto"/>
              <w:rPr>
                <w:rFonts w:ascii="Calibri" w:eastAsia="Times New Roman" w:hAnsi="Calibri" w:cs="Calibri"/>
                <w:color w:val="365F91"/>
                <w:sz w:val="22"/>
                <w:szCs w:val="22"/>
                <w:lang w:eastAsia="fr-FR"/>
              </w:rPr>
            </w:pPr>
            <w:del w:id="425" w:author="Hasnaâ BARZALI" w:date="2018-01-17T16:06:00Z">
              <w:r w:rsidRPr="00F564CF" w:rsidDel="001F1BBB">
                <w:rPr>
                  <w:rFonts w:ascii="Calibri" w:eastAsia="Times New Roman" w:hAnsi="Calibri" w:cs="Calibri"/>
                  <w:color w:val="365F91"/>
                  <w:sz w:val="22"/>
                  <w:szCs w:val="22"/>
                  <w:lang w:eastAsia="fr-FR"/>
                </w:rPr>
                <w:delText>A chaque calcul de VL</w:delText>
              </w:r>
            </w:del>
          </w:p>
        </w:tc>
        <w:tc>
          <w:tcPr>
            <w:tcW w:w="2180" w:type="dxa"/>
            <w:tcBorders>
              <w:top w:val="nil"/>
              <w:left w:val="nil"/>
              <w:bottom w:val="single" w:sz="4" w:space="0" w:color="A6A6A6"/>
              <w:right w:val="single" w:sz="4" w:space="0" w:color="A6A6A6"/>
            </w:tcBorders>
            <w:shd w:val="clear" w:color="auto" w:fill="auto"/>
            <w:vAlign w:val="center"/>
            <w:hideMark/>
          </w:tcPr>
          <w:p w14:paraId="33CFD428" w14:textId="50BCFF0C" w:rsidR="00F564CF" w:rsidRPr="00F564CF" w:rsidRDefault="00F564CF" w:rsidP="001F1BBB">
            <w:pPr>
              <w:spacing w:after="0" w:line="240" w:lineRule="auto"/>
              <w:rPr>
                <w:rFonts w:ascii="Calibri" w:eastAsia="Times New Roman" w:hAnsi="Calibri" w:cs="Calibri"/>
                <w:color w:val="365F91"/>
                <w:sz w:val="22"/>
                <w:szCs w:val="22"/>
                <w:lang w:eastAsia="fr-FR"/>
              </w:rPr>
            </w:pPr>
            <w:del w:id="426" w:author="Hasnaâ BARZALI" w:date="2018-01-17T16:06:00Z">
              <w:r w:rsidRPr="00F564CF" w:rsidDel="001F1BBB">
                <w:rPr>
                  <w:rFonts w:ascii="Calibri" w:eastAsia="Times New Roman" w:hAnsi="Calibri" w:cs="Calibri"/>
                  <w:color w:val="365F91"/>
                  <w:sz w:val="22"/>
                  <w:szCs w:val="22"/>
                  <w:lang w:eastAsia="fr-FR"/>
                </w:rPr>
                <w:delText> </w:delText>
              </w:r>
            </w:del>
            <w:ins w:id="427" w:author="Hasnaâ BARZALI" w:date="2018-01-17T16:06:00Z">
              <w:r w:rsidR="001F1BBB">
                <w:rPr>
                  <w:rFonts w:ascii="Calibri" w:eastAsia="Times New Roman" w:hAnsi="Calibri" w:cs="Calibri"/>
                  <w:color w:val="365F91" w:themeColor="accent1" w:themeShade="BF"/>
                  <w:sz w:val="22"/>
                  <w:szCs w:val="22"/>
                  <w:lang w:eastAsia="fr-FR"/>
                </w:rPr>
                <w:t>Circulaire de</w:t>
              </w:r>
            </w:ins>
            <w:ins w:id="428" w:author="Hasnaâ BARZALI" w:date="2018-01-17T16:07:00Z">
              <w:r w:rsidR="001F1BBB">
                <w:rPr>
                  <w:rFonts w:ascii="Calibri" w:eastAsia="Times New Roman" w:hAnsi="Calibri" w:cs="Calibri"/>
                  <w:color w:val="365F91" w:themeColor="accent1" w:themeShade="BF"/>
                  <w:sz w:val="22"/>
                  <w:szCs w:val="22"/>
                  <w:lang w:eastAsia="fr-FR"/>
                </w:rPr>
                <w:t xml:space="preserve"> </w:t>
              </w:r>
            </w:ins>
            <w:ins w:id="429" w:author="Hasnaâ BARZALI" w:date="2018-01-17T16:06:00Z">
              <w:r w:rsidR="001F1BBB">
                <w:rPr>
                  <w:rFonts w:ascii="Calibri" w:eastAsia="Times New Roman" w:hAnsi="Calibri" w:cs="Calibri"/>
                  <w:color w:val="365F91" w:themeColor="accent1" w:themeShade="BF"/>
                  <w:sz w:val="22"/>
                  <w:szCs w:val="22"/>
                  <w:lang w:eastAsia="fr-FR"/>
                </w:rPr>
                <w:t>l’AMMC </w:t>
              </w:r>
            </w:ins>
          </w:p>
        </w:tc>
      </w:tr>
      <w:tr w:rsidR="00F564CF" w:rsidRPr="00F564CF" w14:paraId="6BE0BD41" w14:textId="77777777" w:rsidTr="00F564CF">
        <w:trPr>
          <w:trHeight w:val="3600"/>
        </w:trPr>
        <w:tc>
          <w:tcPr>
            <w:tcW w:w="1480" w:type="dxa"/>
            <w:tcBorders>
              <w:top w:val="nil"/>
              <w:left w:val="single" w:sz="4" w:space="0" w:color="A6A6A6"/>
              <w:bottom w:val="single" w:sz="4" w:space="0" w:color="A6A6A6"/>
              <w:right w:val="single" w:sz="4" w:space="0" w:color="A6A6A6"/>
            </w:tcBorders>
            <w:shd w:val="clear" w:color="auto" w:fill="auto"/>
            <w:vAlign w:val="center"/>
            <w:hideMark/>
          </w:tcPr>
          <w:p w14:paraId="024B4D03"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lastRenderedPageBreak/>
              <w:t>Parts ou actions d’OPCVM</w:t>
            </w:r>
          </w:p>
        </w:tc>
        <w:tc>
          <w:tcPr>
            <w:tcW w:w="4160" w:type="dxa"/>
            <w:tcBorders>
              <w:top w:val="nil"/>
              <w:left w:val="nil"/>
              <w:bottom w:val="single" w:sz="4" w:space="0" w:color="A6A6A6"/>
              <w:right w:val="single" w:sz="4" w:space="0" w:color="A6A6A6"/>
            </w:tcBorders>
            <w:shd w:val="clear" w:color="auto" w:fill="auto"/>
            <w:vAlign w:val="center"/>
            <w:hideMark/>
          </w:tcPr>
          <w:p w14:paraId="1DD6276F"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Sont évaluées à leur dernière valorisation connue lorsque la périodicité de calcul de cette dernière est quotidienne ou hebdomadaire.</w:t>
            </w:r>
            <w:r w:rsidRPr="00F564CF">
              <w:rPr>
                <w:rFonts w:ascii="Calibri" w:eastAsia="Times New Roman" w:hAnsi="Calibri" w:cs="Calibri"/>
                <w:color w:val="365F91"/>
                <w:sz w:val="22"/>
                <w:szCs w:val="22"/>
                <w:lang w:eastAsia="fr-FR"/>
              </w:rPr>
              <w:br/>
            </w:r>
            <w:r w:rsidRPr="00F564CF">
              <w:rPr>
                <w:rFonts w:ascii="Calibri" w:eastAsia="Times New Roman" w:hAnsi="Calibri" w:cs="Calibri"/>
                <w:color w:val="365F91"/>
                <w:sz w:val="22"/>
                <w:szCs w:val="22"/>
                <w:lang w:eastAsia="fr-FR"/>
              </w:rPr>
              <w:br/>
              <w:t>Pour les OPCVM étrangers qui valorisent avec des périodicités dépassant une semaine, la société de gestion marocaine s’assure de la cohérence de la valorisation retenue pour l’OPCVM étranger lors de l’établissement de la valeur liquidative de l’OPCVM qu’elle gère.</w:t>
            </w:r>
          </w:p>
        </w:tc>
        <w:tc>
          <w:tcPr>
            <w:tcW w:w="1720" w:type="dxa"/>
            <w:tcBorders>
              <w:top w:val="nil"/>
              <w:left w:val="nil"/>
              <w:bottom w:val="single" w:sz="4" w:space="0" w:color="A6A6A6"/>
              <w:right w:val="single" w:sz="4" w:space="0" w:color="A6A6A6"/>
            </w:tcBorders>
            <w:shd w:val="clear" w:color="auto" w:fill="auto"/>
            <w:vAlign w:val="center"/>
            <w:hideMark/>
          </w:tcPr>
          <w:p w14:paraId="3BB3A1C5"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xml:space="preserve">Le résultat de ce contrôle de cohérence doit être obtenu par le dépositaire auprès de la société de gestion marocaine. </w:t>
            </w:r>
          </w:p>
        </w:tc>
        <w:tc>
          <w:tcPr>
            <w:tcW w:w="1480" w:type="dxa"/>
            <w:tcBorders>
              <w:top w:val="nil"/>
              <w:left w:val="nil"/>
              <w:bottom w:val="single" w:sz="4" w:space="0" w:color="A6A6A6"/>
              <w:right w:val="single" w:sz="4" w:space="0" w:color="A6A6A6"/>
            </w:tcBorders>
            <w:shd w:val="clear" w:color="auto" w:fill="auto"/>
            <w:vAlign w:val="center"/>
            <w:hideMark/>
          </w:tcPr>
          <w:p w14:paraId="7551E83E"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A chaque calcul de VL</w:t>
            </w:r>
          </w:p>
        </w:tc>
        <w:tc>
          <w:tcPr>
            <w:tcW w:w="2180" w:type="dxa"/>
            <w:tcBorders>
              <w:top w:val="nil"/>
              <w:left w:val="nil"/>
              <w:bottom w:val="single" w:sz="4" w:space="0" w:color="A6A6A6"/>
              <w:right w:val="single" w:sz="4" w:space="0" w:color="A6A6A6"/>
            </w:tcBorders>
            <w:shd w:val="clear" w:color="auto" w:fill="auto"/>
            <w:vAlign w:val="center"/>
            <w:hideMark/>
          </w:tcPr>
          <w:p w14:paraId="62477F05" w14:textId="1B8108ED"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ins w:id="430" w:author="Hasnaâ BARZALI" w:date="2018-01-17T16:06:00Z">
              <w:r w:rsidR="001F1BBB">
                <w:rPr>
                  <w:rFonts w:ascii="Calibri" w:eastAsia="Times New Roman" w:hAnsi="Calibri" w:cs="Calibri"/>
                  <w:color w:val="365F91" w:themeColor="accent1" w:themeShade="BF"/>
                  <w:sz w:val="22"/>
                  <w:szCs w:val="22"/>
                  <w:lang w:eastAsia="fr-FR"/>
                </w:rPr>
                <w:t xml:space="preserve">Circulaire de </w:t>
              </w:r>
            </w:ins>
            <w:ins w:id="431" w:author="Hasnaâ BARZALI" w:date="2018-01-31T11:49:00Z">
              <w:r w:rsidR="00681EE8">
                <w:rPr>
                  <w:rFonts w:ascii="Calibri" w:eastAsia="Times New Roman" w:hAnsi="Calibri" w:cs="Calibri"/>
                  <w:color w:val="365F91" w:themeColor="accent1" w:themeShade="BF"/>
                  <w:sz w:val="22"/>
                  <w:szCs w:val="22"/>
                  <w:lang w:eastAsia="fr-FR"/>
                </w:rPr>
                <w:t>l’AMMC</w:t>
              </w:r>
            </w:ins>
            <w:ins w:id="432" w:author="Hasnaâ BARZALI" w:date="2018-01-17T16:06:00Z">
              <w:r w:rsidR="001F1BBB">
                <w:rPr>
                  <w:rFonts w:ascii="Calibri" w:eastAsia="Times New Roman" w:hAnsi="Calibri" w:cs="Calibri"/>
                  <w:color w:val="365F91" w:themeColor="accent1" w:themeShade="BF"/>
                  <w:sz w:val="22"/>
                  <w:szCs w:val="22"/>
                  <w:lang w:eastAsia="fr-FR"/>
                </w:rPr>
                <w:t> </w:t>
              </w:r>
            </w:ins>
          </w:p>
        </w:tc>
      </w:tr>
      <w:tr w:rsidR="00F564CF" w:rsidRPr="00F564CF" w14:paraId="73CD5846" w14:textId="77777777" w:rsidTr="00F564CF">
        <w:trPr>
          <w:trHeight w:val="900"/>
        </w:trPr>
        <w:tc>
          <w:tcPr>
            <w:tcW w:w="1480" w:type="dxa"/>
            <w:tcBorders>
              <w:top w:val="nil"/>
              <w:left w:val="single" w:sz="4" w:space="0" w:color="A6A6A6"/>
              <w:bottom w:val="single" w:sz="4" w:space="0" w:color="A6A6A6"/>
              <w:right w:val="single" w:sz="4" w:space="0" w:color="A6A6A6"/>
            </w:tcBorders>
            <w:shd w:val="clear" w:color="auto" w:fill="auto"/>
            <w:vAlign w:val="center"/>
            <w:hideMark/>
          </w:tcPr>
          <w:p w14:paraId="27C949AC"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Dépôts</w:t>
            </w:r>
          </w:p>
        </w:tc>
        <w:tc>
          <w:tcPr>
            <w:tcW w:w="4160" w:type="dxa"/>
            <w:tcBorders>
              <w:top w:val="nil"/>
              <w:left w:val="nil"/>
              <w:bottom w:val="single" w:sz="4" w:space="0" w:color="A6A6A6"/>
              <w:right w:val="single" w:sz="4" w:space="0" w:color="A6A6A6"/>
            </w:tcBorders>
            <w:shd w:val="clear" w:color="auto" w:fill="auto"/>
            <w:vAlign w:val="center"/>
            <w:hideMark/>
          </w:tcPr>
          <w:p w14:paraId="701C040D"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Les dépôts sont évalués à la valeur contractuelle, déterminée en fonction des conditions fixées dans le contrat.</w:t>
            </w:r>
          </w:p>
        </w:tc>
        <w:tc>
          <w:tcPr>
            <w:tcW w:w="1720" w:type="dxa"/>
            <w:tcBorders>
              <w:top w:val="nil"/>
              <w:left w:val="nil"/>
              <w:bottom w:val="single" w:sz="4" w:space="0" w:color="A6A6A6"/>
              <w:right w:val="single" w:sz="4" w:space="0" w:color="A6A6A6"/>
            </w:tcBorders>
            <w:shd w:val="clear" w:color="auto" w:fill="auto"/>
            <w:vAlign w:val="center"/>
            <w:hideMark/>
          </w:tcPr>
          <w:p w14:paraId="7DD46C3E"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p>
        </w:tc>
        <w:tc>
          <w:tcPr>
            <w:tcW w:w="1480" w:type="dxa"/>
            <w:tcBorders>
              <w:top w:val="nil"/>
              <w:left w:val="nil"/>
              <w:bottom w:val="single" w:sz="4" w:space="0" w:color="A6A6A6"/>
              <w:right w:val="single" w:sz="4" w:space="0" w:color="A6A6A6"/>
            </w:tcBorders>
            <w:shd w:val="clear" w:color="auto" w:fill="auto"/>
            <w:vAlign w:val="center"/>
            <w:hideMark/>
          </w:tcPr>
          <w:p w14:paraId="59497ABC"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A chaque calcul de VL</w:t>
            </w:r>
          </w:p>
        </w:tc>
        <w:tc>
          <w:tcPr>
            <w:tcW w:w="2180" w:type="dxa"/>
            <w:tcBorders>
              <w:top w:val="nil"/>
              <w:left w:val="nil"/>
              <w:bottom w:val="single" w:sz="4" w:space="0" w:color="A6A6A6"/>
              <w:right w:val="single" w:sz="4" w:space="0" w:color="A6A6A6"/>
            </w:tcBorders>
            <w:shd w:val="clear" w:color="auto" w:fill="auto"/>
            <w:vAlign w:val="center"/>
            <w:hideMark/>
          </w:tcPr>
          <w:p w14:paraId="72F67402" w14:textId="07A121BA"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ins w:id="433" w:author="Hasnaâ BARZALI" w:date="2018-01-17T16:07:00Z">
              <w:r w:rsidR="001F1BBB">
                <w:rPr>
                  <w:rFonts w:ascii="Calibri" w:eastAsia="Times New Roman" w:hAnsi="Calibri" w:cs="Calibri"/>
                  <w:color w:val="365F91" w:themeColor="accent1" w:themeShade="BF"/>
                  <w:sz w:val="22"/>
                  <w:szCs w:val="22"/>
                  <w:lang w:eastAsia="fr-FR"/>
                </w:rPr>
                <w:t>Circulaire de l’AMMC </w:t>
              </w:r>
            </w:ins>
          </w:p>
        </w:tc>
      </w:tr>
      <w:tr w:rsidR="00F564CF" w:rsidRPr="00F564CF" w14:paraId="240FB9BA" w14:textId="77777777" w:rsidTr="00F564CF">
        <w:trPr>
          <w:trHeight w:val="4200"/>
        </w:trPr>
        <w:tc>
          <w:tcPr>
            <w:tcW w:w="1480" w:type="dxa"/>
            <w:tcBorders>
              <w:top w:val="nil"/>
              <w:left w:val="single" w:sz="4" w:space="0" w:color="A6A6A6"/>
              <w:bottom w:val="single" w:sz="4" w:space="0" w:color="A6A6A6"/>
              <w:right w:val="single" w:sz="4" w:space="0" w:color="A6A6A6"/>
            </w:tcBorders>
            <w:shd w:val="clear" w:color="auto" w:fill="auto"/>
            <w:vAlign w:val="center"/>
            <w:hideMark/>
          </w:tcPr>
          <w:p w14:paraId="27C076D5"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Cours de changes</w:t>
            </w:r>
          </w:p>
        </w:tc>
        <w:tc>
          <w:tcPr>
            <w:tcW w:w="4160" w:type="dxa"/>
            <w:tcBorders>
              <w:top w:val="nil"/>
              <w:left w:val="nil"/>
              <w:bottom w:val="single" w:sz="4" w:space="0" w:color="A6A6A6"/>
              <w:right w:val="single" w:sz="4" w:space="0" w:color="A6A6A6"/>
            </w:tcBorders>
            <w:shd w:val="clear" w:color="auto" w:fill="auto"/>
            <w:vAlign w:val="center"/>
            <w:hideMark/>
          </w:tcPr>
          <w:p w14:paraId="1D9B9788"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Le cours de change de valorisation des instruments financiers étrangers doit être le dernier cours de clôture MID, calculé comme la moyenne du cours de clôture ASK et du cours de clôture BID affichés par Bank Al-Maghrib.</w:t>
            </w:r>
            <w:r w:rsidRPr="00F564CF">
              <w:rPr>
                <w:rFonts w:ascii="Calibri" w:eastAsia="Times New Roman" w:hAnsi="Calibri" w:cs="Calibri"/>
                <w:color w:val="365F91"/>
                <w:sz w:val="22"/>
                <w:szCs w:val="22"/>
                <w:lang w:eastAsia="fr-FR"/>
              </w:rPr>
              <w:br/>
            </w:r>
            <w:r w:rsidRPr="00F564CF">
              <w:rPr>
                <w:rFonts w:ascii="Calibri" w:eastAsia="Times New Roman" w:hAnsi="Calibri" w:cs="Calibri"/>
                <w:color w:val="365F91"/>
                <w:sz w:val="22"/>
                <w:szCs w:val="22"/>
                <w:lang w:eastAsia="fr-FR"/>
              </w:rPr>
              <w:br/>
              <w:t>Dans le cas où le placement a été effectué moyennant une devise non cotée par Bank Al Maghrib, la valorisation de l'instrument est faite en utilisant les cours croisés (cross) MID, tel que défini à l’article II.2.46, avec le dollar américain ou l'Euro.</w:t>
            </w:r>
          </w:p>
        </w:tc>
        <w:tc>
          <w:tcPr>
            <w:tcW w:w="1720" w:type="dxa"/>
            <w:tcBorders>
              <w:top w:val="nil"/>
              <w:left w:val="nil"/>
              <w:bottom w:val="single" w:sz="4" w:space="0" w:color="A6A6A6"/>
              <w:right w:val="single" w:sz="4" w:space="0" w:color="A6A6A6"/>
            </w:tcBorders>
            <w:shd w:val="clear" w:color="auto" w:fill="auto"/>
            <w:vAlign w:val="center"/>
            <w:hideMark/>
          </w:tcPr>
          <w:p w14:paraId="75110130"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p>
        </w:tc>
        <w:tc>
          <w:tcPr>
            <w:tcW w:w="1480" w:type="dxa"/>
            <w:tcBorders>
              <w:top w:val="nil"/>
              <w:left w:val="nil"/>
              <w:bottom w:val="single" w:sz="4" w:space="0" w:color="A6A6A6"/>
              <w:right w:val="single" w:sz="4" w:space="0" w:color="A6A6A6"/>
            </w:tcBorders>
            <w:shd w:val="clear" w:color="auto" w:fill="auto"/>
            <w:vAlign w:val="center"/>
            <w:hideMark/>
          </w:tcPr>
          <w:p w14:paraId="286784E7" w14:textId="77777777"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A chaque calcul de VL</w:t>
            </w:r>
          </w:p>
        </w:tc>
        <w:tc>
          <w:tcPr>
            <w:tcW w:w="2180" w:type="dxa"/>
            <w:tcBorders>
              <w:top w:val="nil"/>
              <w:left w:val="nil"/>
              <w:bottom w:val="single" w:sz="4" w:space="0" w:color="A6A6A6"/>
              <w:right w:val="single" w:sz="4" w:space="0" w:color="A6A6A6"/>
            </w:tcBorders>
            <w:shd w:val="clear" w:color="auto" w:fill="auto"/>
            <w:vAlign w:val="center"/>
            <w:hideMark/>
          </w:tcPr>
          <w:p w14:paraId="26624C24" w14:textId="5D7D8908" w:rsidR="00F564CF" w:rsidRPr="00F564CF" w:rsidRDefault="00F564CF" w:rsidP="00F564CF">
            <w:pPr>
              <w:spacing w:after="0" w:line="240" w:lineRule="auto"/>
              <w:rPr>
                <w:rFonts w:ascii="Calibri" w:eastAsia="Times New Roman" w:hAnsi="Calibri" w:cs="Calibri"/>
                <w:color w:val="365F91"/>
                <w:sz w:val="22"/>
                <w:szCs w:val="22"/>
                <w:lang w:eastAsia="fr-FR"/>
              </w:rPr>
            </w:pPr>
            <w:r w:rsidRPr="00F564CF">
              <w:rPr>
                <w:rFonts w:ascii="Calibri" w:eastAsia="Times New Roman" w:hAnsi="Calibri" w:cs="Calibri"/>
                <w:color w:val="365F91"/>
                <w:sz w:val="22"/>
                <w:szCs w:val="22"/>
                <w:lang w:eastAsia="fr-FR"/>
              </w:rPr>
              <w:t> </w:t>
            </w:r>
            <w:ins w:id="434" w:author="Hasnaâ BARZALI" w:date="2018-01-17T16:07:00Z">
              <w:r w:rsidR="001F1BBB">
                <w:rPr>
                  <w:rFonts w:ascii="Calibri" w:eastAsia="Times New Roman" w:hAnsi="Calibri" w:cs="Calibri"/>
                  <w:color w:val="365F91" w:themeColor="accent1" w:themeShade="BF"/>
                  <w:sz w:val="22"/>
                  <w:szCs w:val="22"/>
                  <w:lang w:eastAsia="fr-FR"/>
                </w:rPr>
                <w:t>Circulaire de l’AMMC </w:t>
              </w:r>
            </w:ins>
          </w:p>
        </w:tc>
      </w:tr>
    </w:tbl>
    <w:p w14:paraId="4ABC08EA" w14:textId="77777777" w:rsidR="004333CB" w:rsidRDefault="004333CB" w:rsidP="004333CB">
      <w:pPr>
        <w:pStyle w:val="Paragraphedeliste"/>
        <w:ind w:left="0"/>
        <w:jc w:val="both"/>
        <w:rPr>
          <w:ins w:id="435" w:author="Hasnaâ BARZALI" w:date="2018-01-18T11:07:00Z"/>
          <w:b/>
          <w:color w:val="A6A6A6" w:themeColor="background1" w:themeShade="A6"/>
        </w:rPr>
      </w:pPr>
    </w:p>
    <w:p w14:paraId="482F54DF" w14:textId="0A14A967" w:rsidR="00F3655C" w:rsidRPr="00F61815" w:rsidRDefault="004333CB" w:rsidP="00FD4F0E">
      <w:pPr>
        <w:rPr>
          <w:sz w:val="22"/>
          <w:szCs w:val="22"/>
        </w:rPr>
      </w:pPr>
      <w:ins w:id="436" w:author="Hasnaâ BARZALI" w:date="2018-01-18T11:07:00Z">
        <w:r w:rsidRPr="00F61815">
          <w:rPr>
            <w:sz w:val="22"/>
            <w:szCs w:val="22"/>
          </w:rPr>
          <w:t>(*) Les valeurs dont le cours n’a pas été constaté le jour de l’évaluation sont évaluées conformément aux règles et méthodes en vigueur dans leur pays d’émission.</w:t>
        </w:r>
      </w:ins>
    </w:p>
    <w:p w14:paraId="54E5E52A" w14:textId="77777777" w:rsidR="00CA7917" w:rsidRDefault="00CA7917" w:rsidP="00EE2CF7">
      <w:pPr>
        <w:pStyle w:val="T2"/>
        <w:numPr>
          <w:ilvl w:val="0"/>
          <w:numId w:val="0"/>
        </w:numPr>
        <w:ind w:left="574"/>
      </w:pPr>
    </w:p>
    <w:p w14:paraId="48C3C672" w14:textId="77777777" w:rsidR="00EE2CF7" w:rsidRDefault="0071295F" w:rsidP="00981DF9">
      <w:pPr>
        <w:pStyle w:val="T2"/>
        <w:numPr>
          <w:ilvl w:val="0"/>
          <w:numId w:val="0"/>
        </w:numPr>
        <w:ind w:left="574"/>
      </w:pPr>
      <w:bookmarkStart w:id="437" w:name="_Toc505599991"/>
      <w:r w:rsidRPr="00CA7917">
        <w:t>Annexe III : Formules de calcul des ratios réglementaires</w:t>
      </w:r>
      <w:bookmarkEnd w:id="437"/>
    </w:p>
    <w:p w14:paraId="4B5A9807" w14:textId="77777777" w:rsidR="00EE2CF7" w:rsidRDefault="00EE2CF7" w:rsidP="00EE2CF7">
      <w:pPr>
        <w:pStyle w:val="T2"/>
        <w:numPr>
          <w:ilvl w:val="0"/>
          <w:numId w:val="0"/>
        </w:numPr>
        <w:ind w:left="574"/>
        <w:rPr>
          <w:ins w:id="438" w:author="Hasnaâ BARZALI" w:date="2018-02-05T12:22:00Z"/>
        </w:rPr>
      </w:pPr>
    </w:p>
    <w:p w14:paraId="2365E946" w14:textId="17B2E8CA" w:rsidR="00EE2CF7" w:rsidRPr="00EE2CF7" w:rsidRDefault="00EE2CF7" w:rsidP="00EE2CF7">
      <w:pPr>
        <w:rPr>
          <w:sz w:val="22"/>
          <w:szCs w:val="22"/>
        </w:rPr>
      </w:pPr>
      <w:ins w:id="439" w:author="Hasnaâ BARZALI" w:date="2018-02-05T12:22:00Z">
        <w:r w:rsidRPr="00EE2CF7">
          <w:rPr>
            <w:sz w:val="22"/>
            <w:szCs w:val="22"/>
          </w:rPr>
          <w:t>Il est à rappeler que cette annexe retrace uniquement les formules de calcule des ratios réglementaire sans préjudice des autres règles de classification, tel que prévu par l’arrêté du ministre des finances et de la privatisation n° 1670-07 du 10 chaabane 1428 (24 aout 2007) relatif à la classification des organismes de placement collectif en valeurs mobilières.</w:t>
        </w:r>
      </w:ins>
    </w:p>
    <w:p w14:paraId="1DD8F004" w14:textId="2F607B46" w:rsidR="00EE2CF7" w:rsidRPr="00EE2CF7" w:rsidRDefault="00EE2CF7" w:rsidP="00EE2CF7">
      <w:pPr>
        <w:rPr>
          <w:sz w:val="22"/>
          <w:szCs w:val="22"/>
        </w:rPr>
      </w:pPr>
    </w:p>
    <w:tbl>
      <w:tblPr>
        <w:tblW w:w="10880" w:type="dxa"/>
        <w:tblInd w:w="55" w:type="dxa"/>
        <w:tblCellMar>
          <w:left w:w="70" w:type="dxa"/>
          <w:right w:w="70" w:type="dxa"/>
        </w:tblCellMar>
        <w:tblLook w:val="04A0" w:firstRow="1" w:lastRow="0" w:firstColumn="1" w:lastColumn="0" w:noHBand="0" w:noVBand="1"/>
      </w:tblPr>
      <w:tblGrid>
        <w:gridCol w:w="931"/>
        <w:gridCol w:w="1359"/>
        <w:gridCol w:w="4813"/>
        <w:gridCol w:w="3777"/>
        <w:tblGridChange w:id="440">
          <w:tblGrid>
            <w:gridCol w:w="168"/>
            <w:gridCol w:w="763"/>
            <w:gridCol w:w="168"/>
            <w:gridCol w:w="1191"/>
            <w:gridCol w:w="168"/>
            <w:gridCol w:w="4645"/>
            <w:gridCol w:w="168"/>
            <w:gridCol w:w="3609"/>
            <w:gridCol w:w="168"/>
          </w:tblGrid>
        </w:tblGridChange>
      </w:tblGrid>
      <w:tr w:rsidR="0025690E" w:rsidRPr="0025690E" w14:paraId="51B5C09A" w14:textId="77777777" w:rsidTr="00820533">
        <w:trPr>
          <w:trHeight w:val="594"/>
          <w:tblHeader/>
        </w:trPr>
        <w:tc>
          <w:tcPr>
            <w:tcW w:w="931" w:type="dxa"/>
            <w:tcBorders>
              <w:top w:val="single" w:sz="4" w:space="0" w:color="A6A6A6"/>
              <w:left w:val="single" w:sz="4" w:space="0" w:color="A6A6A6"/>
              <w:bottom w:val="single" w:sz="4" w:space="0" w:color="A6A6A6"/>
              <w:right w:val="single" w:sz="4" w:space="0" w:color="A6A6A6"/>
            </w:tcBorders>
            <w:shd w:val="clear" w:color="000000" w:fill="16365C"/>
            <w:vAlign w:val="center"/>
            <w:hideMark/>
          </w:tcPr>
          <w:p w14:paraId="04B33EAA" w14:textId="77777777" w:rsidR="0025690E" w:rsidRPr="0025690E" w:rsidRDefault="0025690E" w:rsidP="0025690E">
            <w:pPr>
              <w:spacing w:after="0" w:line="240" w:lineRule="auto"/>
              <w:rPr>
                <w:rFonts w:ascii="Calibri" w:eastAsia="Times New Roman" w:hAnsi="Calibri" w:cs="Calibri"/>
                <w:b/>
                <w:bCs/>
                <w:color w:val="FFFFFF"/>
                <w:sz w:val="22"/>
                <w:szCs w:val="22"/>
                <w:lang w:eastAsia="fr-FR"/>
              </w:rPr>
            </w:pPr>
            <w:r w:rsidRPr="0025690E">
              <w:rPr>
                <w:rFonts w:ascii="Calibri" w:eastAsia="Times New Roman" w:hAnsi="Calibri" w:cs="Calibri"/>
                <w:b/>
                <w:bCs/>
                <w:color w:val="FFFFFF"/>
                <w:sz w:val="22"/>
                <w:szCs w:val="22"/>
                <w:lang w:eastAsia="fr-FR"/>
              </w:rPr>
              <w:lastRenderedPageBreak/>
              <w:t>Contrôle</w:t>
            </w:r>
          </w:p>
        </w:tc>
        <w:tc>
          <w:tcPr>
            <w:tcW w:w="1359" w:type="dxa"/>
            <w:tcBorders>
              <w:top w:val="single" w:sz="4" w:space="0" w:color="A6A6A6"/>
              <w:left w:val="nil"/>
              <w:bottom w:val="single" w:sz="4" w:space="0" w:color="A6A6A6"/>
              <w:right w:val="single" w:sz="4" w:space="0" w:color="A6A6A6"/>
            </w:tcBorders>
            <w:shd w:val="clear" w:color="000000" w:fill="16365C"/>
            <w:vAlign w:val="center"/>
            <w:hideMark/>
          </w:tcPr>
          <w:p w14:paraId="6B77BAF3" w14:textId="77777777" w:rsidR="0025690E" w:rsidRPr="0025690E" w:rsidRDefault="0025690E" w:rsidP="0025690E">
            <w:pPr>
              <w:spacing w:after="0" w:line="240" w:lineRule="auto"/>
              <w:rPr>
                <w:rFonts w:ascii="Calibri" w:eastAsia="Times New Roman" w:hAnsi="Calibri" w:cs="Calibri"/>
                <w:b/>
                <w:bCs/>
                <w:color w:val="FFFFFF"/>
                <w:sz w:val="22"/>
                <w:szCs w:val="22"/>
                <w:lang w:eastAsia="fr-FR"/>
              </w:rPr>
            </w:pPr>
            <w:r w:rsidRPr="0025690E">
              <w:rPr>
                <w:rFonts w:ascii="Calibri" w:eastAsia="Times New Roman" w:hAnsi="Calibri" w:cs="Calibri"/>
                <w:b/>
                <w:bCs/>
                <w:color w:val="FFFFFF"/>
                <w:sz w:val="22"/>
                <w:szCs w:val="22"/>
                <w:lang w:eastAsia="fr-FR"/>
              </w:rPr>
              <w:t>Ratios</w:t>
            </w:r>
          </w:p>
        </w:tc>
        <w:tc>
          <w:tcPr>
            <w:tcW w:w="4813" w:type="dxa"/>
            <w:tcBorders>
              <w:top w:val="single" w:sz="4" w:space="0" w:color="A6A6A6"/>
              <w:left w:val="nil"/>
              <w:bottom w:val="single" w:sz="4" w:space="0" w:color="A6A6A6"/>
              <w:right w:val="single" w:sz="4" w:space="0" w:color="A6A6A6"/>
            </w:tcBorders>
            <w:shd w:val="clear" w:color="000000" w:fill="16365C"/>
            <w:vAlign w:val="center"/>
            <w:hideMark/>
          </w:tcPr>
          <w:p w14:paraId="6B4BE925" w14:textId="77777777" w:rsidR="0025690E" w:rsidRPr="0025690E" w:rsidRDefault="0025690E" w:rsidP="0025690E">
            <w:pPr>
              <w:spacing w:after="0" w:line="240" w:lineRule="auto"/>
              <w:rPr>
                <w:rFonts w:ascii="Calibri" w:eastAsia="Times New Roman" w:hAnsi="Calibri" w:cs="Calibri"/>
                <w:b/>
                <w:bCs/>
                <w:color w:val="FFFFFF"/>
                <w:sz w:val="22"/>
                <w:szCs w:val="22"/>
                <w:lang w:eastAsia="fr-FR"/>
              </w:rPr>
            </w:pPr>
            <w:r w:rsidRPr="0025690E">
              <w:rPr>
                <w:rFonts w:ascii="Calibri" w:eastAsia="Times New Roman" w:hAnsi="Calibri" w:cs="Calibri"/>
                <w:b/>
                <w:bCs/>
                <w:color w:val="FFFFFF"/>
                <w:sz w:val="22"/>
                <w:szCs w:val="22"/>
                <w:lang w:eastAsia="fr-FR"/>
              </w:rPr>
              <w:t>Formule de calcul</w:t>
            </w:r>
          </w:p>
        </w:tc>
        <w:tc>
          <w:tcPr>
            <w:tcW w:w="3777" w:type="dxa"/>
            <w:tcBorders>
              <w:top w:val="single" w:sz="4" w:space="0" w:color="A6A6A6"/>
              <w:left w:val="nil"/>
              <w:bottom w:val="single" w:sz="4" w:space="0" w:color="A6A6A6"/>
              <w:right w:val="single" w:sz="4" w:space="0" w:color="A6A6A6"/>
            </w:tcBorders>
            <w:shd w:val="clear" w:color="000000" w:fill="16365C"/>
            <w:vAlign w:val="center"/>
            <w:hideMark/>
          </w:tcPr>
          <w:p w14:paraId="5A3C2DCC" w14:textId="77777777" w:rsidR="0025690E" w:rsidRPr="0025690E" w:rsidRDefault="0025690E" w:rsidP="0025690E">
            <w:pPr>
              <w:spacing w:after="0" w:line="240" w:lineRule="auto"/>
              <w:rPr>
                <w:rFonts w:ascii="Calibri" w:eastAsia="Times New Roman" w:hAnsi="Calibri" w:cs="Calibri"/>
                <w:b/>
                <w:bCs/>
                <w:color w:val="FFFFFF"/>
                <w:sz w:val="22"/>
                <w:szCs w:val="22"/>
                <w:lang w:eastAsia="fr-FR"/>
              </w:rPr>
            </w:pPr>
            <w:r w:rsidRPr="0025690E">
              <w:rPr>
                <w:rFonts w:ascii="Calibri" w:eastAsia="Times New Roman" w:hAnsi="Calibri" w:cs="Calibri"/>
                <w:b/>
                <w:bCs/>
                <w:color w:val="FFFFFF"/>
                <w:sz w:val="22"/>
                <w:szCs w:val="22"/>
                <w:lang w:eastAsia="fr-FR"/>
              </w:rPr>
              <w:t>Règles applicables</w:t>
            </w:r>
          </w:p>
        </w:tc>
      </w:tr>
      <w:tr w:rsidR="0025690E" w:rsidRPr="0025690E" w14:paraId="089324CE" w14:textId="77777777" w:rsidTr="00820533">
        <w:trPr>
          <w:trHeight w:val="6513"/>
        </w:trPr>
        <w:tc>
          <w:tcPr>
            <w:tcW w:w="931" w:type="dxa"/>
            <w:vMerge w:val="restart"/>
            <w:tcBorders>
              <w:top w:val="nil"/>
              <w:left w:val="single" w:sz="4" w:space="0" w:color="A6A6A6"/>
              <w:bottom w:val="single" w:sz="4" w:space="0" w:color="A6A6A6"/>
              <w:right w:val="single" w:sz="4" w:space="0" w:color="A6A6A6"/>
            </w:tcBorders>
            <w:shd w:val="clear" w:color="auto" w:fill="auto"/>
            <w:textDirection w:val="btLr"/>
            <w:vAlign w:val="center"/>
            <w:hideMark/>
          </w:tcPr>
          <w:p w14:paraId="44AAB773" w14:textId="77777777" w:rsidR="0025690E" w:rsidRPr="0025690E" w:rsidRDefault="0025690E" w:rsidP="0025690E">
            <w:pPr>
              <w:spacing w:after="0" w:line="240" w:lineRule="auto"/>
              <w:jc w:val="center"/>
              <w:rPr>
                <w:rFonts w:ascii="Calibri" w:eastAsia="Times New Roman" w:hAnsi="Calibri" w:cs="Calibri"/>
                <w:b/>
                <w:bCs/>
                <w:color w:val="365F91"/>
                <w:sz w:val="20"/>
                <w:szCs w:val="20"/>
                <w:lang w:eastAsia="fr-FR"/>
              </w:rPr>
            </w:pPr>
            <w:r w:rsidRPr="0025690E">
              <w:rPr>
                <w:rFonts w:ascii="Calibri" w:eastAsia="Times New Roman" w:hAnsi="Calibri" w:cs="Calibri"/>
                <w:b/>
                <w:bCs/>
                <w:color w:val="365F91"/>
                <w:sz w:val="20"/>
                <w:szCs w:val="20"/>
                <w:lang w:eastAsia="fr-FR"/>
              </w:rPr>
              <w:t>Règles Prudentielles</w:t>
            </w: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644C9902"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Ratio de placement à l'étranger</w:t>
            </w:r>
          </w:p>
        </w:tc>
        <w:tc>
          <w:tcPr>
            <w:tcW w:w="4813" w:type="dxa"/>
            <w:tcBorders>
              <w:top w:val="nil"/>
              <w:left w:val="nil"/>
              <w:bottom w:val="single" w:sz="4" w:space="0" w:color="A6A6A6"/>
              <w:right w:val="single" w:sz="4" w:space="0" w:color="A6A6A6"/>
            </w:tcBorders>
            <w:shd w:val="clear" w:color="auto" w:fill="auto"/>
            <w:vAlign w:val="center"/>
            <w:hideMark/>
          </w:tcPr>
          <w:p w14:paraId="6996C095" w14:textId="77777777" w:rsidR="0025690E" w:rsidRPr="006D4647" w:rsidRDefault="0025690E" w:rsidP="0025690E">
            <w:pPr>
              <w:spacing w:after="0" w:line="240" w:lineRule="auto"/>
              <w:rPr>
                <w:ins w:id="441" w:author="ZNIBER Mohammed Elarabi" w:date="2017-12-18T21:09: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w:t>
            </w:r>
            <w:ins w:id="442" w:author="ZNIBER Mohammed Elarabi" w:date="2017-12-18T21:10:00Z">
              <w:r w:rsidR="00A07504" w:rsidRPr="00CF4B83">
                <w:rPr>
                  <w:rFonts w:ascii="Calibri" w:eastAsia="Times New Roman" w:hAnsi="Calibri" w:cs="Calibri"/>
                  <w:color w:val="365F91"/>
                  <w:sz w:val="22"/>
                  <w:szCs w:val="22"/>
                  <w:lang w:eastAsia="fr-FR"/>
                </w:rPr>
                <w:t xml:space="preserve">Somme des contrevaleurs MAD </w:t>
              </w:r>
            </w:ins>
            <w:ins w:id="443" w:author="ZNIBER Mohammed Elarabi" w:date="2017-12-18T21:11:00Z">
              <w:r w:rsidR="00A07504" w:rsidRPr="00CF4B83">
                <w:rPr>
                  <w:rFonts w:ascii="Calibri" w:eastAsia="Times New Roman" w:hAnsi="Calibri" w:cs="Calibri"/>
                  <w:color w:val="365F91"/>
                  <w:sz w:val="22"/>
                  <w:szCs w:val="22"/>
                  <w:lang w:eastAsia="fr-FR"/>
                </w:rPr>
                <w:t xml:space="preserve">des </w:t>
              </w:r>
            </w:ins>
            <w:r w:rsidRPr="00CF4B83">
              <w:rPr>
                <w:rFonts w:ascii="Calibri" w:eastAsia="Times New Roman" w:hAnsi="Calibri" w:cs="Calibri"/>
                <w:color w:val="365F91"/>
                <w:sz w:val="22"/>
                <w:szCs w:val="22"/>
                <w:lang w:eastAsia="fr-FR"/>
              </w:rPr>
              <w:t>Solde</w:t>
            </w:r>
            <w:ins w:id="444" w:author="ZNIBER Mohammed Elarabi" w:date="2017-12-18T21:11:00Z">
              <w:r w:rsidR="00A07504" w:rsidRPr="00FA3CE0">
                <w:rPr>
                  <w:rFonts w:ascii="Calibri" w:eastAsia="Times New Roman" w:hAnsi="Calibri" w:cs="Calibri"/>
                  <w:color w:val="365F91"/>
                  <w:sz w:val="22"/>
                  <w:szCs w:val="22"/>
                  <w:lang w:eastAsia="fr-FR"/>
                </w:rPr>
                <w:t>s</w:t>
              </w:r>
            </w:ins>
            <w:r w:rsidRPr="00FA3CE0">
              <w:rPr>
                <w:rFonts w:ascii="Calibri" w:eastAsia="Times New Roman" w:hAnsi="Calibri" w:cs="Calibri"/>
                <w:color w:val="365F91"/>
                <w:sz w:val="22"/>
                <w:szCs w:val="22"/>
                <w:lang w:eastAsia="fr-FR"/>
              </w:rPr>
              <w:t xml:space="preserve"> banque créditeur</w:t>
            </w:r>
            <w:ins w:id="445" w:author="ZNIBER Mohammed Elarabi" w:date="2017-12-18T21:11:00Z">
              <w:r w:rsidR="00A07504" w:rsidRPr="008A4378">
                <w:rPr>
                  <w:rFonts w:ascii="Calibri" w:eastAsia="Times New Roman" w:hAnsi="Calibri" w:cs="Calibri"/>
                  <w:color w:val="365F91"/>
                  <w:sz w:val="22"/>
                  <w:szCs w:val="22"/>
                  <w:lang w:eastAsia="fr-FR"/>
                </w:rPr>
                <w:t>s</w:t>
              </w:r>
            </w:ins>
            <w:r w:rsidRPr="008A4378">
              <w:rPr>
                <w:rFonts w:ascii="Calibri" w:eastAsia="Times New Roman" w:hAnsi="Calibri" w:cs="Calibri"/>
                <w:color w:val="365F91"/>
                <w:sz w:val="22"/>
                <w:szCs w:val="22"/>
                <w:lang w:eastAsia="fr-FR"/>
              </w:rPr>
              <w:t xml:space="preserve"> de</w:t>
            </w:r>
            <w:ins w:id="446" w:author="ZNIBER Mohammed Elarabi" w:date="2017-12-18T21:11:00Z">
              <w:r w:rsidR="00A07504" w:rsidRPr="00CB2D1D">
                <w:rPr>
                  <w:rFonts w:ascii="Calibri" w:eastAsia="Times New Roman" w:hAnsi="Calibri" w:cs="Calibri"/>
                  <w:color w:val="365F91"/>
                  <w:sz w:val="22"/>
                  <w:szCs w:val="22"/>
                  <w:lang w:eastAsia="fr-FR"/>
                </w:rPr>
                <w:t xml:space="preserve"> l’ensemble de</w:t>
              </w:r>
            </w:ins>
            <w:r w:rsidRPr="00CB2D1D">
              <w:rPr>
                <w:rFonts w:ascii="Calibri" w:eastAsia="Times New Roman" w:hAnsi="Calibri" w:cs="Calibri"/>
                <w:color w:val="365F91"/>
                <w:sz w:val="22"/>
                <w:szCs w:val="22"/>
                <w:lang w:eastAsia="fr-FR"/>
              </w:rPr>
              <w:t>s comptes en devises</w:t>
            </w:r>
            <w:r w:rsidRPr="00CB2D1D">
              <w:rPr>
                <w:rFonts w:ascii="Calibri" w:eastAsia="Times New Roman" w:hAnsi="Calibri" w:cs="Calibri"/>
                <w:color w:val="365F91"/>
                <w:sz w:val="22"/>
                <w:szCs w:val="22"/>
                <w:lang w:eastAsia="fr-FR"/>
              </w:rPr>
              <w:br/>
              <w:t>+   Valorisation des Titres libellés en devise</w:t>
            </w:r>
            <w:ins w:id="447" w:author="ZNIBER Mohammed Elarabi" w:date="2017-12-18T21:12:00Z">
              <w:r w:rsidR="0025017D" w:rsidRPr="00CB2D1D">
                <w:rPr>
                  <w:rFonts w:ascii="Calibri" w:eastAsia="Times New Roman" w:hAnsi="Calibri" w:cs="Calibri"/>
                  <w:color w:val="365F91"/>
                  <w:sz w:val="22"/>
                  <w:szCs w:val="22"/>
                  <w:lang w:eastAsia="fr-FR"/>
                </w:rPr>
                <w:t xml:space="preserve"> (convertis en MAD</w:t>
              </w:r>
              <w:r w:rsidR="0025017D" w:rsidRPr="002406CC">
                <w:rPr>
                  <w:rFonts w:ascii="Calibri" w:eastAsia="Times New Roman" w:hAnsi="Calibri" w:cs="Calibri"/>
                  <w:color w:val="365F91"/>
                  <w:sz w:val="22"/>
                  <w:szCs w:val="22"/>
                  <w:lang w:eastAsia="fr-FR"/>
                </w:rPr>
                <w:t>)</w:t>
              </w:r>
            </w:ins>
            <w:r w:rsidRPr="002406CC">
              <w:rPr>
                <w:rFonts w:ascii="Calibri" w:eastAsia="Times New Roman" w:hAnsi="Calibri" w:cs="Calibri"/>
                <w:color w:val="365F91"/>
                <w:sz w:val="22"/>
                <w:szCs w:val="22"/>
                <w:lang w:eastAsia="fr-FR"/>
              </w:rPr>
              <w:t xml:space="preserve"> </w:t>
            </w:r>
            <w:r w:rsidRPr="002406CC">
              <w:rPr>
                <w:rFonts w:ascii="Calibri" w:eastAsia="Times New Roman" w:hAnsi="Calibri" w:cs="Calibri"/>
                <w:color w:val="365F91"/>
                <w:sz w:val="22"/>
                <w:szCs w:val="22"/>
                <w:lang w:eastAsia="fr-FR"/>
              </w:rPr>
              <w:br/>
              <w:t>-----------------------------------------------</w:t>
            </w:r>
            <w:r w:rsidR="00820533" w:rsidRPr="002406CC">
              <w:rPr>
                <w:rFonts w:ascii="Calibri" w:eastAsia="Times New Roman" w:hAnsi="Calibri" w:cs="Calibri"/>
                <w:color w:val="365F91"/>
                <w:sz w:val="22"/>
                <w:szCs w:val="22"/>
                <w:lang w:eastAsia="fr-FR"/>
              </w:rPr>
              <w:t>------</w:t>
            </w:r>
            <w:r w:rsidR="001B0C1D" w:rsidRPr="002406CC">
              <w:rPr>
                <w:rFonts w:ascii="Calibri" w:eastAsia="Times New Roman" w:hAnsi="Calibri" w:cs="Calibri"/>
                <w:color w:val="365F91"/>
                <w:sz w:val="22"/>
                <w:szCs w:val="22"/>
                <w:lang w:eastAsia="fr-FR"/>
              </w:rPr>
              <w:t>-----</w:t>
            </w:r>
            <w:r w:rsidRPr="002406CC">
              <w:rPr>
                <w:rFonts w:ascii="Calibri" w:eastAsia="Times New Roman" w:hAnsi="Calibri" w:cs="Calibri"/>
                <w:b/>
                <w:color w:val="365F91"/>
                <w:sz w:val="22"/>
                <w:szCs w:val="22"/>
                <w:lang w:eastAsia="fr-FR"/>
              </w:rPr>
              <w:t>&lt; 10 %</w:t>
            </w:r>
            <w:r w:rsidRPr="006D4647">
              <w:rPr>
                <w:rFonts w:ascii="Calibri" w:eastAsia="Times New Roman" w:hAnsi="Calibri" w:cs="Calibri"/>
                <w:color w:val="365F91"/>
                <w:sz w:val="22"/>
                <w:szCs w:val="22"/>
                <w:lang w:eastAsia="fr-FR"/>
              </w:rPr>
              <w:br/>
              <w:t xml:space="preserve">                              Actif net</w:t>
            </w:r>
          </w:p>
          <w:p w14:paraId="576712AF" w14:textId="78926698" w:rsidR="00A07504" w:rsidRPr="00CF4B83" w:rsidRDefault="00A07504" w:rsidP="0025690E">
            <w:pPr>
              <w:spacing w:after="0" w:line="240" w:lineRule="auto"/>
              <w:rPr>
                <w:rFonts w:ascii="Calibri" w:eastAsia="Times New Roman" w:hAnsi="Calibri" w:cs="Calibri"/>
                <w:color w:val="365F91"/>
                <w:sz w:val="22"/>
                <w:szCs w:val="22"/>
                <w:lang w:eastAsia="fr-FR"/>
              </w:rPr>
            </w:pPr>
            <w:commentRangeStart w:id="448"/>
            <w:ins w:id="449" w:author="ZNIBER Mohammed Elarabi" w:date="2017-12-18T21:09:00Z">
              <w:del w:id="450" w:author="Hasnaâ BARZALI" w:date="2018-01-10T12:07:00Z">
                <w:r w:rsidRPr="00CF4B83" w:rsidDel="00720654">
                  <w:rPr>
                    <w:rFonts w:cs="Arial"/>
                    <w:b/>
                    <w:color w:val="FF0000"/>
                    <w:sz w:val="22"/>
                    <w:szCs w:val="22"/>
                  </w:rPr>
                  <w:delText>Code SeSam : TYP_CLF_RAT_SEN_TYPCRS_RPE</w:delText>
                </w:r>
              </w:del>
            </w:ins>
            <w:commentRangeEnd w:id="448"/>
            <w:r w:rsidR="0001451E">
              <w:rPr>
                <w:rStyle w:val="Marquedecommentaire"/>
              </w:rPr>
              <w:commentReference w:id="448"/>
            </w:r>
          </w:p>
        </w:tc>
        <w:tc>
          <w:tcPr>
            <w:tcW w:w="3777" w:type="dxa"/>
            <w:tcBorders>
              <w:top w:val="nil"/>
              <w:left w:val="nil"/>
              <w:bottom w:val="single" w:sz="4" w:space="0" w:color="A6A6A6"/>
              <w:right w:val="single" w:sz="4" w:space="0" w:color="A6A6A6"/>
            </w:tcBorders>
            <w:shd w:val="clear" w:color="auto" w:fill="auto"/>
            <w:hideMark/>
          </w:tcPr>
          <w:p w14:paraId="28449566" w14:textId="77777777" w:rsidR="00820533" w:rsidRDefault="0025690E" w:rsidP="0025690E">
            <w:pPr>
              <w:spacing w:after="0" w:line="240" w:lineRule="auto"/>
              <w:rPr>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t>*Les comptes en devises ouverts ne doivent pas enregistrer de position débitrice.</w:t>
            </w:r>
            <w:r w:rsidRPr="0025690E">
              <w:rPr>
                <w:rFonts w:ascii="Calibri" w:eastAsia="Times New Roman" w:hAnsi="Calibri" w:cs="Calibri"/>
                <w:color w:val="365F91"/>
                <w:sz w:val="22"/>
                <w:szCs w:val="22"/>
                <w:lang w:eastAsia="fr-FR"/>
              </w:rPr>
              <w:br/>
            </w:r>
            <w:r w:rsidRPr="0025690E">
              <w:rPr>
                <w:rFonts w:ascii="Calibri" w:eastAsia="Times New Roman" w:hAnsi="Calibri" w:cs="Calibri"/>
                <w:color w:val="365F91"/>
                <w:sz w:val="22"/>
                <w:szCs w:val="22"/>
                <w:lang w:eastAsia="fr-FR"/>
              </w:rPr>
              <w:br/>
              <w:t xml:space="preserve">*Toutes les règles prudentielles auxquelles sont soumis les OPCVM marocains restent applicables à </w:t>
            </w:r>
            <w:r w:rsidR="00820533" w:rsidRPr="0025690E">
              <w:rPr>
                <w:rFonts w:ascii="Calibri" w:eastAsia="Times New Roman" w:hAnsi="Calibri" w:cs="Calibri"/>
                <w:color w:val="365F91"/>
                <w:sz w:val="22"/>
                <w:szCs w:val="22"/>
                <w:lang w:eastAsia="fr-FR"/>
              </w:rPr>
              <w:t>l</w:t>
            </w:r>
            <w:r w:rsidR="00820533">
              <w:rPr>
                <w:rFonts w:ascii="Calibri" w:eastAsia="Times New Roman" w:hAnsi="Calibri" w:cs="Calibri"/>
                <w:color w:val="365F91"/>
                <w:sz w:val="22"/>
                <w:szCs w:val="22"/>
                <w:lang w:eastAsia="fr-FR"/>
              </w:rPr>
              <w:t xml:space="preserve">’investissement </w:t>
            </w:r>
            <w:r w:rsidRPr="0025690E">
              <w:rPr>
                <w:rFonts w:ascii="Calibri" w:eastAsia="Times New Roman" w:hAnsi="Calibri" w:cs="Calibri"/>
                <w:color w:val="365F91"/>
                <w:sz w:val="22"/>
                <w:szCs w:val="22"/>
                <w:lang w:eastAsia="fr-FR"/>
              </w:rPr>
              <w:t xml:space="preserve"> à l'étranger.</w:t>
            </w:r>
            <w:r w:rsidRPr="0025690E">
              <w:rPr>
                <w:rFonts w:ascii="Calibri" w:eastAsia="Times New Roman" w:hAnsi="Calibri" w:cs="Calibri"/>
                <w:color w:val="365F91"/>
                <w:sz w:val="22"/>
                <w:szCs w:val="22"/>
                <w:lang w:eastAsia="fr-FR"/>
              </w:rPr>
              <w:br/>
            </w:r>
            <w:r w:rsidRPr="0025690E">
              <w:rPr>
                <w:rFonts w:ascii="Calibri" w:eastAsia="Times New Roman" w:hAnsi="Calibri" w:cs="Calibri"/>
                <w:color w:val="365F91"/>
                <w:sz w:val="22"/>
                <w:szCs w:val="22"/>
                <w:lang w:eastAsia="fr-FR"/>
              </w:rPr>
              <w:br/>
              <w:t>*Les montants non utilisés dans le cadre des placements envisagés par les OPCVM doivent être cédés sur le marché des changes dans un délai n’excédant pas dix (10) jours à compter de la date de leur versement dans lesdits comptes, à l’exception des soultes résultant des opérations de placements en devises et ce, dans la limite de la contrevaleur d’un montant de cent mille (100.000) Dirhams par compte en devises ouvert au nom de l’OPCVM.</w:t>
            </w:r>
          </w:p>
          <w:p w14:paraId="6A242B04" w14:textId="77777777" w:rsidR="0025690E" w:rsidRPr="0025690E" w:rsidRDefault="0025690E" w:rsidP="0025690E">
            <w:pPr>
              <w:spacing w:after="0" w:line="240" w:lineRule="auto"/>
              <w:rPr>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br/>
              <w:t>* l'OPCVM ne peut disposer que d’un seul compte ouvert par devise,</w:t>
            </w:r>
          </w:p>
        </w:tc>
      </w:tr>
      <w:tr w:rsidR="0025690E" w:rsidRPr="0025017D" w14:paraId="0545AA92" w14:textId="77777777" w:rsidTr="00820533">
        <w:trPr>
          <w:trHeight w:val="1985"/>
        </w:trPr>
        <w:tc>
          <w:tcPr>
            <w:tcW w:w="931" w:type="dxa"/>
            <w:vMerge/>
            <w:tcBorders>
              <w:top w:val="nil"/>
              <w:left w:val="single" w:sz="4" w:space="0" w:color="A6A6A6"/>
              <w:bottom w:val="single" w:sz="4" w:space="0" w:color="A6A6A6"/>
              <w:right w:val="single" w:sz="4" w:space="0" w:color="A6A6A6"/>
            </w:tcBorders>
            <w:vAlign w:val="center"/>
            <w:hideMark/>
          </w:tcPr>
          <w:p w14:paraId="0FF798FA" w14:textId="77777777" w:rsidR="0025690E" w:rsidRPr="0025690E"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28B473C2"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Ratio de liquidité</w:t>
            </w:r>
          </w:p>
        </w:tc>
        <w:tc>
          <w:tcPr>
            <w:tcW w:w="4813" w:type="dxa"/>
            <w:tcBorders>
              <w:top w:val="nil"/>
              <w:left w:val="nil"/>
              <w:bottom w:val="single" w:sz="4" w:space="0" w:color="A6A6A6"/>
              <w:right w:val="single" w:sz="4" w:space="0" w:color="A6A6A6"/>
            </w:tcBorders>
            <w:shd w:val="clear" w:color="auto" w:fill="auto"/>
            <w:vAlign w:val="center"/>
            <w:hideMark/>
          </w:tcPr>
          <w:p w14:paraId="2DC99126" w14:textId="77777777" w:rsidR="0025690E" w:rsidRPr="002406CC" w:rsidRDefault="0025690E" w:rsidP="0025690E">
            <w:pPr>
              <w:spacing w:after="0" w:line="240" w:lineRule="auto"/>
              <w:rPr>
                <w:ins w:id="451" w:author="ZNIBER Mohammed Elarabi" w:date="2017-12-18T21:15: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Solde banque MAD Créditeurs</w:t>
            </w:r>
            <w:r w:rsidRPr="00CF4B83">
              <w:rPr>
                <w:rFonts w:ascii="Calibri" w:eastAsia="Times New Roman" w:hAnsi="Calibri" w:cs="Calibri"/>
                <w:color w:val="365F91"/>
                <w:sz w:val="22"/>
                <w:szCs w:val="22"/>
                <w:lang w:eastAsia="fr-FR"/>
              </w:rPr>
              <w:br/>
              <w:t xml:space="preserve">+ </w:t>
            </w:r>
            <w:ins w:id="452" w:author="ZNIBER Mohammed Elarabi" w:date="2017-12-18T21:14:00Z">
              <w:r w:rsidR="0025017D" w:rsidRPr="00FA3CE0">
                <w:rPr>
                  <w:rFonts w:ascii="Calibri" w:eastAsia="Times New Roman" w:hAnsi="Calibri" w:cs="Calibri"/>
                  <w:color w:val="365F91"/>
                  <w:sz w:val="22"/>
                  <w:szCs w:val="22"/>
                  <w:lang w:eastAsia="fr-FR"/>
                </w:rPr>
                <w:t>contrevaleur solde banque</w:t>
              </w:r>
            </w:ins>
            <w:r w:rsidRPr="00FA3CE0">
              <w:rPr>
                <w:rFonts w:ascii="Calibri" w:eastAsia="Times New Roman" w:hAnsi="Calibri" w:cs="Calibri"/>
                <w:color w:val="365F91"/>
                <w:sz w:val="22"/>
                <w:szCs w:val="22"/>
                <w:lang w:eastAsia="fr-FR"/>
              </w:rPr>
              <w:t xml:space="preserve"> Comptes devises +  Tout placement assimilé à des   liquidités</w:t>
            </w:r>
            <w:ins w:id="453" w:author="ZNIBER Mohammed Elarabi" w:date="2017-12-18T21:43:00Z">
              <w:r w:rsidR="00DE40A2" w:rsidRPr="008A4378">
                <w:rPr>
                  <w:rFonts w:ascii="Calibri" w:eastAsia="Times New Roman" w:hAnsi="Calibri" w:cs="Calibri"/>
                  <w:color w:val="365F91"/>
                  <w:sz w:val="22"/>
                  <w:szCs w:val="22"/>
                  <w:lang w:eastAsia="fr-FR"/>
                </w:rPr>
                <w:t xml:space="preserve"> (DAT &lt;= 2ans)</w:t>
              </w:r>
            </w:ins>
            <w:r w:rsidRPr="00CB2D1D">
              <w:rPr>
                <w:rFonts w:ascii="Calibri" w:eastAsia="Times New Roman" w:hAnsi="Calibri" w:cs="Calibri"/>
                <w:color w:val="365F91"/>
                <w:sz w:val="22"/>
                <w:szCs w:val="22"/>
                <w:lang w:eastAsia="fr-FR"/>
              </w:rPr>
              <w:br/>
              <w:t>-------</w:t>
            </w:r>
            <w:r w:rsidR="00820533" w:rsidRPr="00CB2D1D">
              <w:rPr>
                <w:rFonts w:ascii="Calibri" w:eastAsia="Times New Roman" w:hAnsi="Calibri" w:cs="Calibri"/>
                <w:color w:val="365F91"/>
                <w:sz w:val="22"/>
                <w:szCs w:val="22"/>
                <w:lang w:eastAsia="fr-FR"/>
              </w:rPr>
              <w:t>-----------------------------------</w:t>
            </w:r>
            <w:r w:rsidR="001B0C1D" w:rsidRPr="00CB2D1D">
              <w:rPr>
                <w:rFonts w:ascii="Calibri" w:eastAsia="Times New Roman" w:hAnsi="Calibri" w:cs="Calibri"/>
                <w:color w:val="365F91"/>
                <w:sz w:val="22"/>
                <w:szCs w:val="22"/>
                <w:lang w:eastAsia="fr-FR"/>
              </w:rPr>
              <w:t>-----------</w:t>
            </w:r>
            <w:r w:rsidRPr="002406CC">
              <w:rPr>
                <w:rFonts w:ascii="Calibri" w:eastAsia="Times New Roman" w:hAnsi="Calibri" w:cs="Calibri"/>
                <w:b/>
                <w:color w:val="365F91"/>
                <w:sz w:val="22"/>
                <w:szCs w:val="22"/>
                <w:lang w:eastAsia="fr-FR"/>
              </w:rPr>
              <w:t>&lt; ou = 15 %</w:t>
            </w:r>
            <w:r w:rsidRPr="002406CC">
              <w:rPr>
                <w:rFonts w:ascii="Calibri" w:eastAsia="Times New Roman" w:hAnsi="Calibri" w:cs="Calibri"/>
                <w:color w:val="365F91"/>
                <w:sz w:val="22"/>
                <w:szCs w:val="22"/>
                <w:lang w:eastAsia="fr-FR"/>
              </w:rPr>
              <w:br/>
              <w:t xml:space="preserve">                      Actif Net</w:t>
            </w:r>
          </w:p>
          <w:p w14:paraId="28D23712" w14:textId="335CEECF" w:rsidR="0025017D" w:rsidRPr="00CF4B83" w:rsidDel="00720654" w:rsidRDefault="0025017D" w:rsidP="0025690E">
            <w:pPr>
              <w:spacing w:after="0" w:line="240" w:lineRule="auto"/>
              <w:rPr>
                <w:ins w:id="454" w:author="ZNIBER Mohammed Elarabi" w:date="2017-12-18T21:13:00Z"/>
                <w:del w:id="455" w:author="Hasnaâ BARZALI" w:date="2018-01-10T12:08:00Z"/>
                <w:rFonts w:ascii="Calibri" w:eastAsia="Times New Roman" w:hAnsi="Calibri" w:cs="Calibri"/>
                <w:color w:val="365F91"/>
                <w:sz w:val="22"/>
                <w:szCs w:val="22"/>
                <w:lang w:eastAsia="fr-FR"/>
              </w:rPr>
            </w:pPr>
            <w:ins w:id="456" w:author="ZNIBER Mohammed Elarabi" w:date="2017-12-18T21:16:00Z">
              <w:del w:id="457" w:author="Hasnaâ BARZALI" w:date="2018-01-10T12:08:00Z">
                <w:r w:rsidRPr="00CF4B83" w:rsidDel="00720654">
                  <w:rPr>
                    <w:rFonts w:cs="Arial"/>
                    <w:b/>
                    <w:color w:val="FF0000"/>
                    <w:sz w:val="22"/>
                    <w:szCs w:val="22"/>
                  </w:rPr>
                  <w:delText>Code SeSam: TYP_CLF_RAT_SEN_TYPCRS_RLIQ</w:delText>
                </w:r>
              </w:del>
            </w:ins>
          </w:p>
          <w:p w14:paraId="23978655" w14:textId="77777777" w:rsidR="0025017D" w:rsidRPr="00FA3CE0" w:rsidRDefault="0025017D" w:rsidP="00033265">
            <w:pPr>
              <w:spacing w:after="0" w:line="240" w:lineRule="auto"/>
              <w:rPr>
                <w:rFonts w:ascii="Calibri" w:eastAsia="Times New Roman" w:hAnsi="Calibri" w:cs="Calibri"/>
                <w:color w:val="365F91"/>
                <w:sz w:val="22"/>
                <w:szCs w:val="22"/>
                <w:lang w:eastAsia="fr-FR"/>
              </w:rPr>
            </w:pPr>
          </w:p>
        </w:tc>
        <w:tc>
          <w:tcPr>
            <w:tcW w:w="3777" w:type="dxa"/>
            <w:tcBorders>
              <w:top w:val="nil"/>
              <w:left w:val="nil"/>
              <w:bottom w:val="single" w:sz="4" w:space="0" w:color="A6A6A6"/>
              <w:right w:val="single" w:sz="4" w:space="0" w:color="A6A6A6"/>
            </w:tcBorders>
            <w:shd w:val="clear" w:color="auto" w:fill="auto"/>
            <w:vAlign w:val="center"/>
            <w:hideMark/>
          </w:tcPr>
          <w:p w14:paraId="070927B9" w14:textId="77777777" w:rsidR="0025690E" w:rsidRPr="0055757D" w:rsidRDefault="0025017D" w:rsidP="0055757D">
            <w:pPr>
              <w:spacing w:after="0" w:line="240" w:lineRule="auto"/>
              <w:rPr>
                <w:rFonts w:asciiTheme="minorHAnsi" w:eastAsia="Times New Roman" w:hAnsiTheme="minorHAnsi" w:cs="Calibri"/>
                <w:color w:val="365F91"/>
                <w:sz w:val="22"/>
                <w:szCs w:val="22"/>
                <w:lang w:eastAsia="fr-FR"/>
              </w:rPr>
            </w:pPr>
            <w:ins w:id="458" w:author="ZNIBER Mohammed Elarabi" w:date="2017-12-18T21:17:00Z">
              <w:r w:rsidRPr="0055757D">
                <w:rPr>
                  <w:rFonts w:asciiTheme="minorHAnsi" w:hAnsiTheme="minorHAnsi"/>
                  <w:sz w:val="20"/>
                </w:rPr>
                <w:t xml:space="preserve">Contrevaleur </w:t>
              </w:r>
            </w:ins>
            <w:ins w:id="459" w:author="ZNIBER Mohammed Elarabi" w:date="2017-12-18T21:16:00Z">
              <w:r w:rsidRPr="0055757D">
                <w:rPr>
                  <w:rFonts w:asciiTheme="minorHAnsi" w:hAnsiTheme="minorHAnsi"/>
                  <w:sz w:val="20"/>
                </w:rPr>
                <w:t xml:space="preserve">Solde des Comptes devises = </w:t>
              </w:r>
              <w:r w:rsidRPr="0055757D">
                <w:rPr>
                  <w:rFonts w:asciiTheme="minorHAnsi" w:hAnsiTheme="minorHAnsi" w:cs="Arial"/>
                </w:rPr>
                <w:t>MID taux de change *soldes des comptes</w:t>
              </w:r>
            </w:ins>
            <w:r w:rsidR="0025690E" w:rsidRPr="0055757D">
              <w:rPr>
                <w:rFonts w:asciiTheme="minorHAnsi" w:eastAsia="Times New Roman" w:hAnsiTheme="minorHAnsi" w:cs="Calibri"/>
                <w:color w:val="365F91"/>
                <w:sz w:val="22"/>
                <w:szCs w:val="22"/>
                <w:lang w:eastAsia="fr-FR"/>
              </w:rPr>
              <w:t> </w:t>
            </w:r>
            <w:ins w:id="460" w:author="ZNIBER Mohammed Elarabi" w:date="2017-12-18T21:18:00Z">
              <w:r w:rsidR="00F51360" w:rsidRPr="0055757D">
                <w:rPr>
                  <w:rFonts w:asciiTheme="minorHAnsi" w:eastAsia="Times New Roman" w:hAnsiTheme="minorHAnsi" w:cs="Calibri"/>
                  <w:color w:val="365F91"/>
                  <w:sz w:val="22"/>
                  <w:szCs w:val="22"/>
                  <w:lang w:eastAsia="fr-FR"/>
                </w:rPr>
                <w:t>devises</w:t>
              </w:r>
            </w:ins>
          </w:p>
        </w:tc>
      </w:tr>
      <w:tr w:rsidR="0025690E" w:rsidRPr="00F51360" w14:paraId="0462D863" w14:textId="77777777" w:rsidTr="00820533">
        <w:trPr>
          <w:trHeight w:val="1971"/>
        </w:trPr>
        <w:tc>
          <w:tcPr>
            <w:tcW w:w="931" w:type="dxa"/>
            <w:vMerge/>
            <w:tcBorders>
              <w:top w:val="nil"/>
              <w:left w:val="single" w:sz="4" w:space="0" w:color="A6A6A6"/>
              <w:bottom w:val="single" w:sz="4" w:space="0" w:color="A6A6A6"/>
              <w:right w:val="single" w:sz="4" w:space="0" w:color="A6A6A6"/>
            </w:tcBorders>
            <w:vAlign w:val="center"/>
            <w:hideMark/>
          </w:tcPr>
          <w:p w14:paraId="5CAD45A8" w14:textId="77777777" w:rsidR="0025690E" w:rsidRPr="0025017D"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7E5614B8"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Emprunts d'espèces</w:t>
            </w:r>
          </w:p>
        </w:tc>
        <w:tc>
          <w:tcPr>
            <w:tcW w:w="4813" w:type="dxa"/>
            <w:tcBorders>
              <w:top w:val="nil"/>
              <w:left w:val="nil"/>
              <w:bottom w:val="single" w:sz="4" w:space="0" w:color="A6A6A6"/>
              <w:right w:val="single" w:sz="4" w:space="0" w:color="A6A6A6"/>
            </w:tcBorders>
            <w:shd w:val="clear" w:color="auto" w:fill="auto"/>
            <w:vAlign w:val="center"/>
            <w:hideMark/>
          </w:tcPr>
          <w:p w14:paraId="4765DD1D" w14:textId="5422C2A4" w:rsidR="00F51360" w:rsidRPr="0055757D" w:rsidRDefault="0025690E" w:rsidP="0064384C">
            <w:pPr>
              <w:pStyle w:val="Corpsdetexte3"/>
              <w:rPr>
                <w:ins w:id="461" w:author="ZNIBER Mohammed Elarabi" w:date="2017-12-18T21:21:00Z"/>
                <w:rFonts w:asciiTheme="minorHAnsi" w:hAnsiTheme="minorHAnsi"/>
                <w:sz w:val="22"/>
                <w:szCs w:val="22"/>
              </w:rPr>
            </w:pPr>
            <w:del w:id="462" w:author="ZNIBER Mohammed Elarabi" w:date="2017-12-18T21:21:00Z">
              <w:r w:rsidRPr="00CF4B83" w:rsidDel="00F51360">
                <w:rPr>
                  <w:rFonts w:ascii="Calibri" w:hAnsi="Calibri" w:cs="Calibri"/>
                  <w:color w:val="365F91"/>
                  <w:sz w:val="22"/>
                  <w:szCs w:val="22"/>
                  <w:lang w:eastAsia="fr-FR"/>
                </w:rPr>
                <w:delText xml:space="preserve">   </w:delText>
              </w:r>
            </w:del>
            <w:r w:rsidRPr="00CF4B83">
              <w:rPr>
                <w:rFonts w:ascii="Calibri" w:hAnsi="Calibri" w:cs="Calibri"/>
                <w:color w:val="365F91"/>
                <w:sz w:val="22"/>
                <w:szCs w:val="22"/>
                <w:lang w:eastAsia="fr-FR"/>
              </w:rPr>
              <w:t xml:space="preserve"> Emprunts d'espèces</w:t>
            </w:r>
            <w:ins w:id="463" w:author="ZNIBER Mohammed Elarabi" w:date="2017-12-18T21:19:00Z">
              <w:r w:rsidR="00F51360" w:rsidRPr="00CF4B83">
                <w:rPr>
                  <w:rFonts w:ascii="Calibri" w:hAnsi="Calibri" w:cs="Calibri"/>
                  <w:color w:val="365F91"/>
                  <w:sz w:val="22"/>
                  <w:szCs w:val="22"/>
                  <w:lang w:eastAsia="fr-FR"/>
                </w:rPr>
                <w:t xml:space="preserve"> </w:t>
              </w:r>
            </w:ins>
            <w:r w:rsidRPr="00CF4B83">
              <w:rPr>
                <w:rFonts w:ascii="Calibri" w:hAnsi="Calibri" w:cs="Calibri"/>
                <w:color w:val="365F91"/>
                <w:sz w:val="22"/>
                <w:szCs w:val="22"/>
                <w:lang w:eastAsia="fr-FR"/>
              </w:rPr>
              <w:br/>
              <w:t>+  Pensions livrées</w:t>
            </w:r>
            <w:ins w:id="464" w:author="ZNIBER Mohammed Elarabi" w:date="2017-12-18T21:21:00Z">
              <w:r w:rsidR="00F51360" w:rsidRPr="00CF4B83">
                <w:rPr>
                  <w:rFonts w:ascii="Calibri" w:hAnsi="Calibri" w:cs="Calibri"/>
                  <w:color w:val="365F91"/>
                  <w:sz w:val="22"/>
                  <w:szCs w:val="22"/>
                  <w:lang w:eastAsia="fr-FR"/>
                </w:rPr>
                <w:t xml:space="preserve"> </w:t>
              </w:r>
              <w:r w:rsidR="00F51360" w:rsidRPr="00CF4B83">
                <w:rPr>
                  <w:sz w:val="22"/>
                  <w:szCs w:val="22"/>
                </w:rPr>
                <w:t xml:space="preserve">+ </w:t>
              </w:r>
              <w:r w:rsidR="00F51360" w:rsidRPr="0055757D">
                <w:rPr>
                  <w:rFonts w:asciiTheme="minorHAnsi" w:hAnsiTheme="minorHAnsi"/>
                  <w:sz w:val="22"/>
                  <w:szCs w:val="22"/>
                </w:rPr>
                <w:t xml:space="preserve">Dette représentative des titres empruntés </w:t>
              </w:r>
              <w:del w:id="465" w:author="Hasnaâ BARZALI" w:date="2018-01-17T16:07:00Z">
                <w:r w:rsidR="00F51360" w:rsidRPr="0055757D" w:rsidDel="001F1BBB">
                  <w:rPr>
                    <w:rFonts w:asciiTheme="minorHAnsi" w:hAnsiTheme="minorHAnsi"/>
                    <w:sz w:val="22"/>
                    <w:szCs w:val="22"/>
                  </w:rPr>
                  <w:delText xml:space="preserve">+ </w:delText>
                </w:r>
                <w:commentRangeStart w:id="466"/>
                <w:r w:rsidR="00F51360" w:rsidRPr="0055757D" w:rsidDel="001F1BBB">
                  <w:rPr>
                    <w:rFonts w:asciiTheme="minorHAnsi" w:hAnsiTheme="minorHAnsi"/>
                    <w:sz w:val="22"/>
                    <w:szCs w:val="22"/>
                  </w:rPr>
                  <w:delText>Dette représentative du collatéral titres/espèce reçu +/- les appels de marge</w:delText>
                </w:r>
              </w:del>
            </w:ins>
            <w:commentRangeEnd w:id="466"/>
            <w:del w:id="467" w:author="Hasnaâ BARZALI" w:date="2018-01-17T16:07:00Z">
              <w:r w:rsidR="00E06C9E" w:rsidRPr="0055757D" w:rsidDel="001F1BBB">
                <w:rPr>
                  <w:rStyle w:val="Marquedecommentaire"/>
                  <w:rFonts w:asciiTheme="minorHAnsi" w:eastAsiaTheme="minorHAnsi" w:hAnsiTheme="minorHAnsi" w:cstheme="minorBidi"/>
                  <w:color w:val="244061" w:themeColor="accent1" w:themeShade="80"/>
                  <w:sz w:val="22"/>
                  <w:szCs w:val="22"/>
                  <w:lang w:eastAsia="en-US"/>
                </w:rPr>
                <w:commentReference w:id="466"/>
              </w:r>
            </w:del>
          </w:p>
          <w:p w14:paraId="29E08E8F" w14:textId="77777777" w:rsidR="0025690E" w:rsidRPr="00CB2D1D" w:rsidRDefault="0025690E" w:rsidP="0025690E">
            <w:pPr>
              <w:spacing w:after="0" w:line="240" w:lineRule="auto"/>
              <w:rPr>
                <w:ins w:id="468" w:author="ZNIBER Mohammed Elarabi" w:date="2017-12-18T21:19:00Z"/>
                <w:rFonts w:ascii="Calibri" w:eastAsia="Times New Roman" w:hAnsi="Calibri" w:cs="Calibri"/>
                <w:color w:val="365F91"/>
                <w:sz w:val="22"/>
                <w:szCs w:val="22"/>
                <w:lang w:eastAsia="fr-FR"/>
              </w:rPr>
            </w:pPr>
            <w:r w:rsidRPr="0055757D">
              <w:rPr>
                <w:rFonts w:asciiTheme="minorHAnsi" w:eastAsia="Times New Roman" w:hAnsiTheme="minorHAnsi" w:cs="Calibri"/>
                <w:color w:val="365F91"/>
                <w:sz w:val="22"/>
                <w:szCs w:val="22"/>
                <w:lang w:eastAsia="fr-FR"/>
              </w:rPr>
              <w:br/>
            </w:r>
            <w:r w:rsidRPr="00CF4B83">
              <w:rPr>
                <w:rFonts w:ascii="Calibri" w:eastAsia="Times New Roman" w:hAnsi="Calibri" w:cs="Calibri"/>
                <w:color w:val="365F91"/>
                <w:sz w:val="22"/>
                <w:szCs w:val="22"/>
                <w:lang w:eastAsia="fr-FR"/>
              </w:rPr>
              <w:t xml:space="preserve">-------------------------------------- </w:t>
            </w:r>
            <w:r w:rsidR="00820533" w:rsidRPr="00FA3CE0">
              <w:rPr>
                <w:rFonts w:ascii="Calibri" w:eastAsia="Times New Roman" w:hAnsi="Calibri" w:cs="Calibri"/>
                <w:color w:val="365F91"/>
                <w:sz w:val="22"/>
                <w:szCs w:val="22"/>
                <w:lang w:eastAsia="fr-FR"/>
              </w:rPr>
              <w:t>-----</w:t>
            </w:r>
            <w:r w:rsidR="001B0C1D" w:rsidRPr="00FA3CE0">
              <w:rPr>
                <w:rFonts w:ascii="Calibri" w:eastAsia="Times New Roman" w:hAnsi="Calibri" w:cs="Calibri"/>
                <w:color w:val="365F91"/>
                <w:sz w:val="22"/>
                <w:szCs w:val="22"/>
                <w:lang w:eastAsia="fr-FR"/>
              </w:rPr>
              <w:t>-------</w:t>
            </w:r>
            <w:r w:rsidRPr="008A4378">
              <w:rPr>
                <w:rFonts w:ascii="Calibri" w:eastAsia="Times New Roman" w:hAnsi="Calibri" w:cs="Calibri"/>
                <w:b/>
                <w:color w:val="365F91"/>
                <w:sz w:val="22"/>
                <w:szCs w:val="22"/>
                <w:lang w:eastAsia="fr-FR"/>
              </w:rPr>
              <w:t>&lt; ou = 10 %</w:t>
            </w:r>
            <w:r w:rsidRPr="008A4378">
              <w:rPr>
                <w:rFonts w:ascii="Calibri" w:eastAsia="Times New Roman" w:hAnsi="Calibri" w:cs="Calibri"/>
                <w:color w:val="365F91"/>
                <w:sz w:val="22"/>
                <w:szCs w:val="22"/>
                <w:lang w:eastAsia="fr-FR"/>
              </w:rPr>
              <w:br/>
              <w:t xml:space="preserve">                       Actif Net</w:t>
            </w:r>
          </w:p>
          <w:p w14:paraId="26C9C271" w14:textId="7EB3F314" w:rsidR="00F51360" w:rsidRPr="00CF4B83" w:rsidRDefault="00F51360" w:rsidP="0025690E">
            <w:pPr>
              <w:spacing w:after="0" w:line="240" w:lineRule="auto"/>
              <w:rPr>
                <w:rFonts w:ascii="Calibri" w:eastAsia="Times New Roman" w:hAnsi="Calibri" w:cs="Calibri"/>
                <w:color w:val="365F91"/>
                <w:sz w:val="22"/>
                <w:szCs w:val="22"/>
                <w:lang w:val="en-US" w:eastAsia="fr-FR"/>
              </w:rPr>
            </w:pPr>
            <w:ins w:id="469" w:author="ZNIBER Mohammed Elarabi" w:date="2017-12-18T21:19:00Z">
              <w:del w:id="470" w:author="Hasnaâ BARZALI" w:date="2018-01-10T12:08:00Z">
                <w:r w:rsidRPr="00CF4B83" w:rsidDel="00720654">
                  <w:rPr>
                    <w:rFonts w:cs="Arial"/>
                    <w:b/>
                    <w:color w:val="FF0000"/>
                    <w:sz w:val="22"/>
                    <w:szCs w:val="22"/>
                    <w:lang w:val="en-US"/>
                  </w:rPr>
                  <w:delText>Code SeSam : TYP_CLF_RAT_SEN_TYPCRS_REE</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25352F43" w14:textId="77777777" w:rsidR="0025690E" w:rsidRPr="0055757D" w:rsidRDefault="0025690E" w:rsidP="00A34BEC">
            <w:pPr>
              <w:spacing w:after="0" w:line="240" w:lineRule="auto"/>
              <w:rPr>
                <w:rFonts w:asciiTheme="minorHAnsi" w:eastAsia="Times New Roman" w:hAnsiTheme="minorHAnsi" w:cs="Calibri"/>
                <w:color w:val="365F91"/>
                <w:sz w:val="22"/>
                <w:szCs w:val="22"/>
                <w:lang w:eastAsia="fr-FR"/>
              </w:rPr>
            </w:pPr>
            <w:r w:rsidRPr="00CF4B83">
              <w:rPr>
                <w:rFonts w:ascii="Calibri" w:eastAsia="Times New Roman" w:hAnsi="Calibri" w:cs="Calibri"/>
                <w:color w:val="365F91"/>
                <w:sz w:val="22"/>
                <w:szCs w:val="22"/>
                <w:lang w:eastAsia="fr-FR"/>
              </w:rPr>
              <w:t> </w:t>
            </w:r>
            <w:ins w:id="471" w:author="ZNIBER Mohammed Elarabi" w:date="2017-12-18T21:23:00Z">
              <w:r w:rsidR="00F51360" w:rsidRPr="0055757D">
                <w:rPr>
                  <w:rFonts w:asciiTheme="minorHAnsi" w:hAnsiTheme="minorHAnsi"/>
                  <w:sz w:val="22"/>
                  <w:szCs w:val="22"/>
                </w:rPr>
                <w:t>Dette représentative des titres empruntés = positions empruntées valorisées</w:t>
              </w:r>
            </w:ins>
            <w:ins w:id="472" w:author="ZNIBER Mohammed Elarabi" w:date="2017-12-18T21:24:00Z">
              <w:r w:rsidR="00F51360" w:rsidRPr="0055757D">
                <w:rPr>
                  <w:rFonts w:asciiTheme="minorHAnsi" w:hAnsiTheme="minorHAnsi"/>
                  <w:sz w:val="22"/>
                  <w:szCs w:val="22"/>
                </w:rPr>
                <w:t xml:space="preserve"> au cours marché</w:t>
              </w:r>
            </w:ins>
            <w:ins w:id="473" w:author="ZNIBER Mohammed Elarabi" w:date="2017-12-18T21:23:00Z">
              <w:r w:rsidR="00F51360" w:rsidRPr="0055757D">
                <w:rPr>
                  <w:rFonts w:asciiTheme="minorHAnsi" w:hAnsiTheme="minorHAnsi"/>
                  <w:sz w:val="22"/>
                  <w:szCs w:val="22"/>
                </w:rPr>
                <w:t xml:space="preserve"> + intérêts TTC sur emprunts au prorata</w:t>
              </w:r>
            </w:ins>
          </w:p>
        </w:tc>
      </w:tr>
      <w:tr w:rsidR="0025690E" w:rsidRPr="00855435" w14:paraId="7AE80C41" w14:textId="77777777" w:rsidTr="00820533">
        <w:trPr>
          <w:trHeight w:val="2650"/>
        </w:trPr>
        <w:tc>
          <w:tcPr>
            <w:tcW w:w="931" w:type="dxa"/>
            <w:vMerge/>
            <w:tcBorders>
              <w:top w:val="nil"/>
              <w:left w:val="single" w:sz="4" w:space="0" w:color="A6A6A6"/>
              <w:bottom w:val="single" w:sz="4" w:space="0" w:color="A6A6A6"/>
              <w:right w:val="single" w:sz="4" w:space="0" w:color="A6A6A6"/>
            </w:tcBorders>
            <w:vAlign w:val="center"/>
            <w:hideMark/>
          </w:tcPr>
          <w:p w14:paraId="5F140689" w14:textId="77777777" w:rsidR="0025690E" w:rsidRPr="00F51360"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1E4B94EE"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TCN+ FPCT+ OPCC</w:t>
            </w:r>
          </w:p>
        </w:tc>
        <w:tc>
          <w:tcPr>
            <w:tcW w:w="4813" w:type="dxa"/>
            <w:tcBorders>
              <w:top w:val="nil"/>
              <w:left w:val="nil"/>
              <w:bottom w:val="single" w:sz="4" w:space="0" w:color="A6A6A6"/>
              <w:right w:val="single" w:sz="4" w:space="0" w:color="A6A6A6"/>
            </w:tcBorders>
            <w:shd w:val="clear" w:color="auto" w:fill="auto"/>
            <w:vAlign w:val="center"/>
            <w:hideMark/>
          </w:tcPr>
          <w:p w14:paraId="549D3C29" w14:textId="01CE303E" w:rsidR="0025690E" w:rsidRPr="008A4378" w:rsidRDefault="0025690E" w:rsidP="0025690E">
            <w:pPr>
              <w:spacing w:after="0" w:line="240" w:lineRule="auto"/>
              <w:rPr>
                <w:ins w:id="474" w:author="ZNIBER Mohammed Elarabi" w:date="2017-12-18T21:28: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TCNs émis par des personnes morales</w:t>
            </w:r>
            <w:r w:rsidRPr="00CF4B83">
              <w:rPr>
                <w:rFonts w:ascii="Calibri" w:eastAsia="Times New Roman" w:hAnsi="Calibri" w:cs="Calibri"/>
                <w:color w:val="365F91"/>
                <w:sz w:val="22"/>
                <w:szCs w:val="22"/>
                <w:lang w:eastAsia="fr-FR"/>
              </w:rPr>
              <w:br/>
              <w:t>dont les titres ne  sont</w:t>
            </w:r>
            <w:r w:rsidRPr="00FA3CE0">
              <w:rPr>
                <w:rFonts w:ascii="Calibri" w:eastAsia="Times New Roman" w:hAnsi="Calibri" w:cs="Calibri"/>
                <w:color w:val="365F91"/>
                <w:sz w:val="22"/>
                <w:szCs w:val="22"/>
                <w:lang w:eastAsia="fr-FR"/>
              </w:rPr>
              <w:t xml:space="preserve"> pas inscrits à la cote de la Bourse des valeurs</w:t>
            </w:r>
            <w:r w:rsidRPr="00FA3CE0">
              <w:rPr>
                <w:rFonts w:ascii="Calibri" w:eastAsia="Times New Roman" w:hAnsi="Calibri" w:cs="Calibri"/>
                <w:color w:val="365F91"/>
                <w:sz w:val="22"/>
                <w:szCs w:val="22"/>
                <w:lang w:eastAsia="fr-FR"/>
              </w:rPr>
              <w:br/>
              <w:t>+</w:t>
            </w:r>
            <w:ins w:id="475" w:author="Hasnaâ BARZALI" w:date="2018-01-10T12:09:00Z">
              <w:r w:rsidR="00720654" w:rsidRPr="00FA3CE0">
                <w:rPr>
                  <w:rFonts w:ascii="Calibri" w:eastAsia="Times New Roman" w:hAnsi="Calibri" w:cs="Calibri"/>
                  <w:color w:val="365F91"/>
                  <w:sz w:val="22"/>
                  <w:szCs w:val="22"/>
                  <w:lang w:eastAsia="fr-FR"/>
                </w:rPr>
                <w:t xml:space="preserve"> parts de </w:t>
              </w:r>
            </w:ins>
            <w:r w:rsidRPr="008A4378">
              <w:rPr>
                <w:rFonts w:ascii="Calibri" w:eastAsia="Times New Roman" w:hAnsi="Calibri" w:cs="Calibri"/>
                <w:color w:val="365F91"/>
                <w:sz w:val="22"/>
                <w:szCs w:val="22"/>
                <w:lang w:eastAsia="fr-FR"/>
              </w:rPr>
              <w:t xml:space="preserve"> FPCT</w:t>
            </w:r>
            <w:r w:rsidRPr="008A4378">
              <w:rPr>
                <w:rFonts w:ascii="Calibri" w:eastAsia="Times New Roman" w:hAnsi="Calibri" w:cs="Calibri"/>
                <w:color w:val="365F91"/>
                <w:sz w:val="22"/>
                <w:szCs w:val="22"/>
                <w:lang w:eastAsia="fr-FR"/>
              </w:rPr>
              <w:br/>
              <w:t xml:space="preserve">+ </w:t>
            </w:r>
            <w:ins w:id="476" w:author="Hasnaâ BARZALI" w:date="2018-01-10T12:09:00Z">
              <w:r w:rsidR="00720654" w:rsidRPr="008A4378">
                <w:rPr>
                  <w:rFonts w:ascii="Calibri" w:eastAsia="Times New Roman" w:hAnsi="Calibri" w:cs="Calibri"/>
                  <w:color w:val="365F91"/>
                  <w:sz w:val="22"/>
                  <w:szCs w:val="22"/>
                  <w:lang w:eastAsia="fr-FR"/>
                </w:rPr>
                <w:t>parts d’</w:t>
              </w:r>
            </w:ins>
            <w:r w:rsidRPr="008A4378">
              <w:rPr>
                <w:rFonts w:ascii="Calibri" w:eastAsia="Times New Roman" w:hAnsi="Calibri" w:cs="Calibri"/>
                <w:color w:val="365F91"/>
                <w:sz w:val="22"/>
                <w:szCs w:val="22"/>
                <w:lang w:eastAsia="fr-FR"/>
              </w:rPr>
              <w:t>OPCC</w:t>
            </w:r>
            <w:r w:rsidRPr="00CF4B83">
              <w:rPr>
                <w:rFonts w:ascii="Calibri" w:eastAsia="Times New Roman" w:hAnsi="Calibri" w:cs="Calibri"/>
                <w:color w:val="365F91"/>
                <w:sz w:val="22"/>
                <w:szCs w:val="22"/>
                <w:lang w:eastAsia="fr-FR"/>
              </w:rPr>
              <w:br/>
              <w:t xml:space="preserve">------------------------------------------- </w:t>
            </w:r>
            <w:r w:rsidR="00820533" w:rsidRPr="00FA3CE0">
              <w:rPr>
                <w:rFonts w:ascii="Calibri" w:eastAsia="Times New Roman" w:hAnsi="Calibri" w:cs="Calibri"/>
                <w:color w:val="365F91"/>
                <w:sz w:val="22"/>
                <w:szCs w:val="22"/>
                <w:lang w:eastAsia="fr-FR"/>
              </w:rPr>
              <w:t>----</w:t>
            </w:r>
            <w:r w:rsidR="001B0C1D" w:rsidRPr="00FA3CE0">
              <w:rPr>
                <w:rFonts w:ascii="Calibri" w:eastAsia="Times New Roman" w:hAnsi="Calibri" w:cs="Calibri"/>
                <w:color w:val="365F91"/>
                <w:sz w:val="22"/>
                <w:szCs w:val="22"/>
                <w:lang w:eastAsia="fr-FR"/>
              </w:rPr>
              <w:t>-----</w:t>
            </w:r>
            <w:r w:rsidRPr="008A4378">
              <w:rPr>
                <w:rFonts w:ascii="Calibri" w:eastAsia="Times New Roman" w:hAnsi="Calibri" w:cs="Calibri"/>
                <w:b/>
                <w:color w:val="365F91"/>
                <w:sz w:val="22"/>
                <w:szCs w:val="22"/>
                <w:lang w:eastAsia="fr-FR"/>
              </w:rPr>
              <w:t>&lt; ou = 20 %</w:t>
            </w:r>
            <w:r w:rsidRPr="008A4378">
              <w:rPr>
                <w:rFonts w:ascii="Calibri" w:eastAsia="Times New Roman" w:hAnsi="Calibri" w:cs="Calibri"/>
                <w:color w:val="365F91"/>
                <w:sz w:val="22"/>
                <w:szCs w:val="22"/>
                <w:lang w:eastAsia="fr-FR"/>
              </w:rPr>
              <w:br/>
              <w:t xml:space="preserve">                      Actif Net</w:t>
            </w:r>
          </w:p>
          <w:p w14:paraId="2F19D899" w14:textId="5E1D6E99" w:rsidR="00C12308" w:rsidRPr="00CF4B83" w:rsidRDefault="00C12308" w:rsidP="0025690E">
            <w:pPr>
              <w:spacing w:after="0" w:line="240" w:lineRule="auto"/>
              <w:rPr>
                <w:rFonts w:ascii="Calibri" w:eastAsia="Times New Roman" w:hAnsi="Calibri" w:cs="Calibri"/>
                <w:color w:val="365F91"/>
                <w:sz w:val="22"/>
                <w:szCs w:val="22"/>
                <w:lang w:eastAsia="fr-FR"/>
              </w:rPr>
            </w:pPr>
            <w:ins w:id="477" w:author="ZNIBER Mohammed Elarabi" w:date="2017-12-18T21:28:00Z">
              <w:del w:id="478" w:author="Hasnaâ BARZALI" w:date="2018-01-10T12:09:00Z">
                <w:r w:rsidRPr="00CF4B83" w:rsidDel="00720654">
                  <w:rPr>
                    <w:rFonts w:cs="Arial"/>
                    <w:b/>
                    <w:color w:val="FF0000"/>
                    <w:sz w:val="22"/>
                    <w:szCs w:val="22"/>
                  </w:rPr>
                  <w:delText>Code SeSam : TYP_CLF_RAT_SEN_TYPCRS_</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0D97280C" w14:textId="77777777" w:rsidR="0025690E" w:rsidRPr="00FA3CE0" w:rsidRDefault="0025690E" w:rsidP="0025690E">
            <w:pPr>
              <w:spacing w:after="0" w:line="240" w:lineRule="auto"/>
              <w:jc w:val="center"/>
              <w:rPr>
                <w:rFonts w:ascii="Calibri" w:eastAsia="Times New Roman" w:hAnsi="Calibri" w:cs="Calibri"/>
                <w:color w:val="365F91"/>
                <w:sz w:val="22"/>
                <w:szCs w:val="22"/>
                <w:lang w:eastAsia="fr-FR"/>
              </w:rPr>
            </w:pPr>
            <w:r w:rsidRPr="00FA3CE0">
              <w:rPr>
                <w:rFonts w:ascii="Calibri" w:eastAsia="Times New Roman" w:hAnsi="Calibri" w:cs="Calibri"/>
                <w:color w:val="365F91"/>
                <w:sz w:val="22"/>
                <w:szCs w:val="22"/>
                <w:lang w:eastAsia="fr-FR"/>
              </w:rPr>
              <w:t> </w:t>
            </w:r>
          </w:p>
        </w:tc>
      </w:tr>
      <w:tr w:rsidR="006B481D" w:rsidRPr="0025690E" w14:paraId="47810CC5" w14:textId="77777777" w:rsidTr="001A5BC6">
        <w:trPr>
          <w:trHeight w:val="1366"/>
        </w:trPr>
        <w:tc>
          <w:tcPr>
            <w:tcW w:w="931" w:type="dxa"/>
            <w:vMerge/>
            <w:tcBorders>
              <w:top w:val="nil"/>
              <w:left w:val="single" w:sz="4" w:space="0" w:color="A6A6A6"/>
              <w:bottom w:val="single" w:sz="4" w:space="0" w:color="A6A6A6"/>
              <w:right w:val="single" w:sz="4" w:space="0" w:color="A6A6A6"/>
            </w:tcBorders>
            <w:vAlign w:val="center"/>
            <w:hideMark/>
          </w:tcPr>
          <w:p w14:paraId="332B06C9" w14:textId="77777777" w:rsidR="006B481D" w:rsidRPr="00F832C1" w:rsidRDefault="006B481D" w:rsidP="0025690E">
            <w:pPr>
              <w:spacing w:after="0" w:line="240" w:lineRule="auto"/>
              <w:rPr>
                <w:rFonts w:ascii="Calibri" w:eastAsia="Times New Roman" w:hAnsi="Calibri" w:cs="Calibri"/>
                <w:b/>
                <w:bCs/>
                <w:color w:val="365F91"/>
                <w:sz w:val="20"/>
                <w:szCs w:val="20"/>
                <w:lang w:eastAsia="fr-FR"/>
              </w:rPr>
            </w:pPr>
          </w:p>
        </w:tc>
        <w:tc>
          <w:tcPr>
            <w:tcW w:w="1359" w:type="dxa"/>
            <w:vMerge w:val="restart"/>
            <w:tcBorders>
              <w:top w:val="nil"/>
              <w:left w:val="single" w:sz="4" w:space="0" w:color="A6A6A6"/>
              <w:right w:val="single" w:sz="4" w:space="0" w:color="A6A6A6"/>
            </w:tcBorders>
            <w:shd w:val="clear" w:color="auto" w:fill="auto"/>
            <w:textDirection w:val="btLr"/>
            <w:vAlign w:val="center"/>
            <w:hideMark/>
          </w:tcPr>
          <w:p w14:paraId="14B01986" w14:textId="77777777" w:rsidR="006B481D" w:rsidRPr="0025690E" w:rsidRDefault="006B481D"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Ratios de division des risques: Placement par émetteur</w:t>
            </w:r>
          </w:p>
        </w:tc>
        <w:tc>
          <w:tcPr>
            <w:tcW w:w="4813" w:type="dxa"/>
            <w:tcBorders>
              <w:top w:val="nil"/>
              <w:left w:val="nil"/>
              <w:bottom w:val="single" w:sz="4" w:space="0" w:color="A6A6A6"/>
              <w:right w:val="single" w:sz="4" w:space="0" w:color="A6A6A6"/>
            </w:tcBorders>
            <w:shd w:val="clear" w:color="auto" w:fill="auto"/>
            <w:vAlign w:val="center"/>
            <w:hideMark/>
          </w:tcPr>
          <w:p w14:paraId="42CFEE9D" w14:textId="77777777" w:rsidR="006B481D" w:rsidRPr="008A4378" w:rsidRDefault="006B481D" w:rsidP="0025690E">
            <w:pPr>
              <w:spacing w:after="0" w:line="240" w:lineRule="auto"/>
              <w:rPr>
                <w:ins w:id="479" w:author="ZNIBER Mohammed Elarabi" w:date="2017-12-18T21:03: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Titres émis par un même émetteur</w:t>
            </w:r>
            <w:r w:rsidRPr="00CF4B83">
              <w:rPr>
                <w:rFonts w:ascii="Calibri" w:eastAsia="Times New Roman" w:hAnsi="Calibri" w:cs="Calibri"/>
                <w:color w:val="365F91"/>
                <w:sz w:val="22"/>
                <w:szCs w:val="22"/>
                <w:lang w:eastAsia="fr-FR"/>
              </w:rPr>
              <w:br/>
              <w:t>-------------------------------------------</w:t>
            </w:r>
            <w:r w:rsidRPr="00FA3CE0">
              <w:rPr>
                <w:rFonts w:ascii="Calibri" w:eastAsia="Times New Roman" w:hAnsi="Calibri" w:cs="Calibri"/>
                <w:color w:val="365F91"/>
                <w:sz w:val="22"/>
                <w:szCs w:val="22"/>
                <w:lang w:eastAsia="fr-FR"/>
              </w:rPr>
              <w:t xml:space="preserve">--------- </w:t>
            </w:r>
            <w:r w:rsidRPr="008A4378">
              <w:rPr>
                <w:rFonts w:ascii="Calibri" w:eastAsia="Times New Roman" w:hAnsi="Calibri" w:cs="Calibri"/>
                <w:b/>
                <w:color w:val="365F91"/>
                <w:sz w:val="22"/>
                <w:szCs w:val="22"/>
                <w:lang w:eastAsia="fr-FR"/>
              </w:rPr>
              <w:t>&lt; ou = 10 %</w:t>
            </w:r>
            <w:r w:rsidRPr="008A4378">
              <w:rPr>
                <w:rFonts w:ascii="Calibri" w:eastAsia="Times New Roman" w:hAnsi="Calibri" w:cs="Calibri"/>
                <w:color w:val="365F91"/>
                <w:sz w:val="22"/>
                <w:szCs w:val="22"/>
                <w:lang w:eastAsia="fr-FR"/>
              </w:rPr>
              <w:br/>
              <w:t xml:space="preserve">                      Actif Net</w:t>
            </w:r>
          </w:p>
          <w:p w14:paraId="3E01DB12" w14:textId="2A28C6A4" w:rsidR="006B481D" w:rsidRPr="00CF4B83" w:rsidRDefault="006B481D" w:rsidP="0025690E">
            <w:pPr>
              <w:spacing w:after="0" w:line="240" w:lineRule="auto"/>
              <w:rPr>
                <w:rFonts w:ascii="Calibri" w:eastAsia="Times New Roman" w:hAnsi="Calibri" w:cs="Calibri"/>
                <w:color w:val="365F91"/>
                <w:sz w:val="22"/>
                <w:szCs w:val="22"/>
                <w:lang w:eastAsia="fr-FR"/>
              </w:rPr>
            </w:pPr>
            <w:ins w:id="480" w:author="ZNIBER Mohammed Elarabi" w:date="2017-12-18T21:04:00Z">
              <w:del w:id="481" w:author="Hasnaâ BARZALI" w:date="2018-01-10T12:09:00Z">
                <w:r w:rsidRPr="00CF4B83" w:rsidDel="00720654">
                  <w:rPr>
                    <w:rFonts w:cs="Arial"/>
                    <w:b/>
                    <w:color w:val="FF0000"/>
                    <w:sz w:val="22"/>
                    <w:szCs w:val="22"/>
                  </w:rPr>
                  <w:delText>Code SeSam : TYP_CLF_RAT_SEN_TYPCRS_RDR</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683E19CD" w14:textId="77777777" w:rsidR="006B481D" w:rsidRPr="0055757D" w:rsidRDefault="006B481D" w:rsidP="007A537A">
            <w:pPr>
              <w:suppressAutoHyphens/>
              <w:snapToGrid w:val="0"/>
              <w:spacing w:before="60" w:after="0" w:line="240" w:lineRule="auto"/>
              <w:jc w:val="both"/>
              <w:rPr>
                <w:ins w:id="482" w:author="ZNIBER Mohammed Elarabi" w:date="2017-12-18T20:55:00Z"/>
                <w:rFonts w:asciiTheme="minorHAnsi" w:hAnsiTheme="minorHAnsi" w:cs="Arial"/>
                <w:sz w:val="22"/>
                <w:szCs w:val="22"/>
              </w:rPr>
            </w:pPr>
            <w:del w:id="483" w:author="ZNIBER Mohammed Elarabi" w:date="2017-12-18T20:56:00Z">
              <w:r w:rsidRPr="0055757D" w:rsidDel="00C93FF6">
                <w:rPr>
                  <w:rFonts w:asciiTheme="minorHAnsi" w:eastAsia="Times New Roman" w:hAnsiTheme="minorHAnsi" w:cs="Calibri"/>
                  <w:color w:val="365F91"/>
                  <w:sz w:val="22"/>
                  <w:szCs w:val="22"/>
                  <w:lang w:eastAsia="fr-FR"/>
                </w:rPr>
                <w:delText> </w:delText>
              </w:r>
            </w:del>
            <w:ins w:id="484" w:author="ZNIBER Mohammed Elarabi" w:date="2017-12-18T20:55:00Z">
              <w:r w:rsidRPr="0055757D">
                <w:rPr>
                  <w:rFonts w:asciiTheme="minorHAnsi" w:hAnsiTheme="minorHAnsi" w:cs="Arial"/>
                  <w:sz w:val="22"/>
                  <w:szCs w:val="22"/>
                </w:rPr>
                <w:t xml:space="preserve">Avant de calculer ce ratio </w:t>
              </w:r>
            </w:ins>
            <w:ins w:id="485" w:author="ZNIBER Mohammed Elarabi" w:date="2017-12-18T20:56:00Z">
              <w:r w:rsidRPr="0055757D">
                <w:rPr>
                  <w:rFonts w:asciiTheme="minorHAnsi" w:hAnsiTheme="minorHAnsi" w:cs="Arial"/>
                  <w:sz w:val="22"/>
                  <w:szCs w:val="22"/>
                </w:rPr>
                <w:t>nous devons</w:t>
              </w:r>
            </w:ins>
            <w:ins w:id="486" w:author="ZNIBER Mohammed Elarabi" w:date="2017-12-18T20:55:00Z">
              <w:r w:rsidRPr="0055757D">
                <w:rPr>
                  <w:rFonts w:asciiTheme="minorHAnsi" w:hAnsiTheme="minorHAnsi" w:cs="Arial"/>
                  <w:sz w:val="22"/>
                  <w:szCs w:val="22"/>
                </w:rPr>
                <w:t xml:space="preserve"> : </w:t>
              </w:r>
            </w:ins>
          </w:p>
          <w:p w14:paraId="3170CCA1" w14:textId="77777777" w:rsidR="006B481D" w:rsidRPr="0055757D" w:rsidRDefault="006B481D" w:rsidP="0055757D">
            <w:pPr>
              <w:numPr>
                <w:ilvl w:val="0"/>
                <w:numId w:val="21"/>
              </w:numPr>
              <w:suppressAutoHyphens/>
              <w:snapToGrid w:val="0"/>
              <w:spacing w:before="60" w:after="0" w:line="240" w:lineRule="auto"/>
              <w:jc w:val="both"/>
              <w:rPr>
                <w:ins w:id="487" w:author="ZNIBER Mohammed Elarabi" w:date="2017-12-18T20:55:00Z"/>
                <w:rFonts w:asciiTheme="minorHAnsi" w:hAnsiTheme="minorHAnsi" w:cs="Arial"/>
                <w:sz w:val="22"/>
                <w:szCs w:val="22"/>
              </w:rPr>
            </w:pPr>
            <w:ins w:id="488" w:author="ZNIBER Mohammed Elarabi" w:date="2017-12-18T20:55:00Z">
              <w:r w:rsidRPr="0055757D">
                <w:rPr>
                  <w:rFonts w:asciiTheme="minorHAnsi" w:hAnsiTheme="minorHAnsi" w:cs="Arial"/>
                  <w:sz w:val="22"/>
                  <w:szCs w:val="22"/>
                </w:rPr>
                <w:t xml:space="preserve">Ecarter de la position les </w:t>
              </w:r>
              <w:r w:rsidRPr="0055757D">
                <w:rPr>
                  <w:rFonts w:asciiTheme="minorHAnsi" w:hAnsiTheme="minorHAnsi" w:cs="Arial"/>
                  <w:b/>
                  <w:sz w:val="22"/>
                  <w:szCs w:val="22"/>
                  <w:u w:val="single"/>
                </w:rPr>
                <w:t>actions</w:t>
              </w:r>
              <w:r w:rsidRPr="0055757D">
                <w:rPr>
                  <w:rFonts w:asciiTheme="minorHAnsi" w:hAnsiTheme="minorHAnsi" w:cs="Arial"/>
                  <w:sz w:val="22"/>
                  <w:szCs w:val="22"/>
                </w:rPr>
                <w:t xml:space="preserve"> cotées dont la pondération dans le MASI dépasse 10%</w:t>
              </w:r>
            </w:ins>
          </w:p>
          <w:p w14:paraId="4F66F954" w14:textId="77777777" w:rsidR="006B481D" w:rsidRPr="0055757D" w:rsidRDefault="006B481D" w:rsidP="0055757D">
            <w:pPr>
              <w:numPr>
                <w:ilvl w:val="0"/>
                <w:numId w:val="21"/>
              </w:numPr>
              <w:suppressAutoHyphens/>
              <w:snapToGrid w:val="0"/>
              <w:spacing w:before="60" w:after="0" w:line="240" w:lineRule="auto"/>
              <w:jc w:val="both"/>
              <w:rPr>
                <w:ins w:id="489" w:author="ZNIBER Mohammed Elarabi" w:date="2017-12-18T20:55:00Z"/>
                <w:rFonts w:asciiTheme="minorHAnsi" w:hAnsiTheme="minorHAnsi" w:cs="Arial"/>
                <w:sz w:val="22"/>
                <w:szCs w:val="22"/>
              </w:rPr>
            </w:pPr>
            <w:ins w:id="490" w:author="ZNIBER Mohammed Elarabi" w:date="2017-12-18T20:55:00Z">
              <w:r w:rsidRPr="0055757D">
                <w:rPr>
                  <w:rFonts w:asciiTheme="minorHAnsi" w:hAnsiTheme="minorHAnsi" w:cs="Arial"/>
                  <w:sz w:val="22"/>
                  <w:szCs w:val="22"/>
                </w:rPr>
                <w:t>Ecarter les titres émis par l’état.</w:t>
              </w:r>
            </w:ins>
          </w:p>
          <w:p w14:paraId="3C77F83D" w14:textId="77777777" w:rsidR="006B481D" w:rsidRPr="0055757D" w:rsidRDefault="006B481D" w:rsidP="0055757D">
            <w:pPr>
              <w:numPr>
                <w:ilvl w:val="0"/>
                <w:numId w:val="21"/>
              </w:numPr>
              <w:suppressAutoHyphens/>
              <w:snapToGrid w:val="0"/>
              <w:spacing w:before="60" w:after="0" w:line="240" w:lineRule="auto"/>
              <w:jc w:val="both"/>
              <w:rPr>
                <w:ins w:id="491" w:author="ZNIBER Mohammed Elarabi" w:date="2017-12-18T20:55:00Z"/>
                <w:rFonts w:asciiTheme="minorHAnsi" w:hAnsiTheme="minorHAnsi" w:cs="Arial"/>
                <w:sz w:val="22"/>
                <w:szCs w:val="22"/>
              </w:rPr>
            </w:pPr>
            <w:ins w:id="492" w:author="ZNIBER Mohammed Elarabi" w:date="2017-12-18T20:55:00Z">
              <w:r w:rsidRPr="0055757D">
                <w:rPr>
                  <w:rFonts w:asciiTheme="minorHAnsi" w:hAnsiTheme="minorHAnsi" w:cs="Arial"/>
                  <w:sz w:val="22"/>
                  <w:szCs w:val="22"/>
                </w:rPr>
                <w:t>Ecarter les titres garantis par l’état.</w:t>
              </w:r>
            </w:ins>
          </w:p>
          <w:p w14:paraId="617B0523" w14:textId="77777777" w:rsidR="006B481D" w:rsidRPr="0055757D" w:rsidRDefault="006B481D" w:rsidP="00C93FF6">
            <w:pPr>
              <w:spacing w:after="0" w:line="240" w:lineRule="auto"/>
              <w:rPr>
                <w:rFonts w:asciiTheme="minorHAnsi" w:eastAsia="Times New Roman" w:hAnsiTheme="minorHAnsi" w:cs="Calibri"/>
                <w:color w:val="365F91"/>
                <w:sz w:val="22"/>
                <w:szCs w:val="22"/>
                <w:lang w:eastAsia="fr-FR"/>
              </w:rPr>
            </w:pPr>
            <w:ins w:id="493" w:author="ZNIBER Mohammed Elarabi" w:date="2017-12-18T20:55:00Z">
              <w:r w:rsidRPr="0055757D">
                <w:rPr>
                  <w:rFonts w:asciiTheme="minorHAnsi" w:hAnsiTheme="minorHAnsi" w:cs="Arial"/>
                  <w:b/>
                  <w:sz w:val="22"/>
                  <w:szCs w:val="22"/>
                  <w:u w:val="single"/>
                </w:rPr>
                <w:t>Note</w:t>
              </w:r>
              <w:r w:rsidRPr="0055757D">
                <w:rPr>
                  <w:rFonts w:asciiTheme="minorHAnsi" w:hAnsiTheme="minorHAnsi" w:cs="Arial"/>
                  <w:sz w:val="22"/>
                  <w:szCs w:val="22"/>
                </w:rPr>
                <w:t> : Un même émetteur peut émettre des titres en MAD et d’autres en devises étrangères dans ce cas le ratio considère toutes les émissions MAD et devises étrangères</w:t>
              </w:r>
            </w:ins>
          </w:p>
        </w:tc>
      </w:tr>
      <w:tr w:rsidR="006B481D" w:rsidRPr="00855435" w14:paraId="5C0BFFB5" w14:textId="77777777" w:rsidTr="001A5BC6">
        <w:trPr>
          <w:trHeight w:val="1500"/>
        </w:trPr>
        <w:tc>
          <w:tcPr>
            <w:tcW w:w="931" w:type="dxa"/>
            <w:vMerge/>
            <w:tcBorders>
              <w:top w:val="nil"/>
              <w:left w:val="single" w:sz="4" w:space="0" w:color="A6A6A6"/>
              <w:bottom w:val="single" w:sz="4" w:space="0" w:color="A6A6A6"/>
              <w:right w:val="single" w:sz="4" w:space="0" w:color="A6A6A6"/>
            </w:tcBorders>
            <w:vAlign w:val="center"/>
            <w:hideMark/>
          </w:tcPr>
          <w:p w14:paraId="3CD3C17A" w14:textId="77777777" w:rsidR="006B481D" w:rsidRPr="0025690E" w:rsidRDefault="006B481D" w:rsidP="0025690E">
            <w:pPr>
              <w:spacing w:after="0" w:line="240" w:lineRule="auto"/>
              <w:rPr>
                <w:rFonts w:ascii="Calibri" w:eastAsia="Times New Roman" w:hAnsi="Calibri" w:cs="Calibri"/>
                <w:b/>
                <w:bCs/>
                <w:color w:val="365F91"/>
                <w:sz w:val="20"/>
                <w:szCs w:val="20"/>
                <w:lang w:eastAsia="fr-FR"/>
              </w:rPr>
            </w:pPr>
          </w:p>
        </w:tc>
        <w:tc>
          <w:tcPr>
            <w:tcW w:w="1359" w:type="dxa"/>
            <w:vMerge/>
            <w:tcBorders>
              <w:left w:val="single" w:sz="4" w:space="0" w:color="A6A6A6"/>
              <w:right w:val="single" w:sz="4" w:space="0" w:color="A6A6A6"/>
            </w:tcBorders>
            <w:vAlign w:val="center"/>
            <w:hideMark/>
          </w:tcPr>
          <w:p w14:paraId="22B22BFB" w14:textId="77777777" w:rsidR="006B481D" w:rsidRPr="0025690E" w:rsidRDefault="006B481D" w:rsidP="0025690E">
            <w:pPr>
              <w:spacing w:after="0" w:line="240" w:lineRule="auto"/>
              <w:rPr>
                <w:rFonts w:ascii="Calibri" w:eastAsia="Times New Roman" w:hAnsi="Calibri" w:cs="Calibri"/>
                <w:color w:val="365F91"/>
                <w:sz w:val="20"/>
                <w:szCs w:val="20"/>
                <w:lang w:eastAsia="fr-FR"/>
              </w:rPr>
            </w:pPr>
          </w:p>
        </w:tc>
        <w:tc>
          <w:tcPr>
            <w:tcW w:w="4813" w:type="dxa"/>
            <w:tcBorders>
              <w:top w:val="nil"/>
              <w:left w:val="nil"/>
              <w:bottom w:val="single" w:sz="4" w:space="0" w:color="A6A6A6"/>
              <w:right w:val="single" w:sz="4" w:space="0" w:color="A6A6A6"/>
            </w:tcBorders>
            <w:shd w:val="clear" w:color="auto" w:fill="auto"/>
            <w:vAlign w:val="center"/>
            <w:hideMark/>
          </w:tcPr>
          <w:p w14:paraId="284DFAAD" w14:textId="77777777" w:rsidR="006B481D" w:rsidRPr="008A4378" w:rsidRDefault="006B481D" w:rsidP="0025690E">
            <w:pPr>
              <w:spacing w:after="0" w:line="240" w:lineRule="auto"/>
              <w:rPr>
                <w:ins w:id="494" w:author="ZNIBER Mohammed Elarabi" w:date="2017-12-18T21:06: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Actions émises par un même émetteur dont le poids dépasse 10% dans le MASI</w:t>
            </w:r>
            <w:r w:rsidRPr="00CF4B83">
              <w:rPr>
                <w:rFonts w:ascii="Calibri" w:eastAsia="Times New Roman" w:hAnsi="Calibri" w:cs="Calibri"/>
                <w:color w:val="365F91"/>
                <w:sz w:val="22"/>
                <w:szCs w:val="22"/>
                <w:lang w:eastAsia="fr-FR"/>
              </w:rPr>
              <w:br/>
              <w:t>------------------------------------------</w:t>
            </w:r>
            <w:r w:rsidRPr="00FA3CE0">
              <w:rPr>
                <w:rFonts w:ascii="Calibri" w:eastAsia="Times New Roman" w:hAnsi="Calibri" w:cs="Calibri"/>
                <w:color w:val="365F91"/>
                <w:sz w:val="22"/>
                <w:szCs w:val="22"/>
                <w:lang w:eastAsia="fr-FR"/>
              </w:rPr>
              <w:t xml:space="preserve">--------- </w:t>
            </w:r>
            <w:r w:rsidRPr="008A4378">
              <w:rPr>
                <w:rFonts w:ascii="Calibri" w:eastAsia="Times New Roman" w:hAnsi="Calibri" w:cs="Calibri"/>
                <w:b/>
                <w:color w:val="365F91"/>
                <w:sz w:val="22"/>
                <w:szCs w:val="22"/>
                <w:lang w:eastAsia="fr-FR"/>
              </w:rPr>
              <w:t>&lt; ou = 15 %</w:t>
            </w:r>
            <w:r w:rsidRPr="008A4378">
              <w:rPr>
                <w:rFonts w:ascii="Calibri" w:eastAsia="Times New Roman" w:hAnsi="Calibri" w:cs="Calibri"/>
                <w:color w:val="365F91"/>
                <w:sz w:val="22"/>
                <w:szCs w:val="22"/>
                <w:lang w:eastAsia="fr-FR"/>
              </w:rPr>
              <w:br/>
              <w:t xml:space="preserve">                     Actif Net</w:t>
            </w:r>
          </w:p>
          <w:p w14:paraId="5296850E" w14:textId="79595100" w:rsidR="006B481D" w:rsidRPr="00CF4B83" w:rsidRDefault="006B481D" w:rsidP="0025690E">
            <w:pPr>
              <w:spacing w:after="0" w:line="240" w:lineRule="auto"/>
              <w:rPr>
                <w:rFonts w:ascii="Calibri" w:eastAsia="Times New Roman" w:hAnsi="Calibri" w:cs="Calibri"/>
                <w:color w:val="365F91"/>
                <w:sz w:val="22"/>
                <w:szCs w:val="22"/>
                <w:lang w:eastAsia="fr-FR"/>
              </w:rPr>
            </w:pPr>
            <w:ins w:id="495" w:author="ZNIBER Mohammed Elarabi" w:date="2017-12-18T21:06:00Z">
              <w:del w:id="496" w:author="Hasnaâ BARZALI" w:date="2018-01-10T12:09:00Z">
                <w:r w:rsidRPr="00CF4B83" w:rsidDel="00720654">
                  <w:rPr>
                    <w:rFonts w:cs="Arial"/>
                    <w:b/>
                    <w:color w:val="FF0000"/>
                    <w:sz w:val="22"/>
                    <w:szCs w:val="22"/>
                  </w:rPr>
                  <w:delText>Code SeSam : TYP_CLF_RAT_SEN_TYPCRS_RDR10</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737B4B7D" w14:textId="77777777" w:rsidR="006B481D" w:rsidRPr="00FA3CE0" w:rsidRDefault="006B481D" w:rsidP="0025690E">
            <w:pPr>
              <w:spacing w:after="0" w:line="240" w:lineRule="auto"/>
              <w:rPr>
                <w:rFonts w:ascii="Calibri" w:eastAsia="Times New Roman" w:hAnsi="Calibri" w:cs="Calibri"/>
                <w:color w:val="365F91"/>
                <w:sz w:val="22"/>
                <w:szCs w:val="22"/>
                <w:lang w:eastAsia="fr-FR"/>
              </w:rPr>
            </w:pPr>
            <w:r w:rsidRPr="00FA3CE0">
              <w:rPr>
                <w:rFonts w:ascii="Calibri" w:eastAsia="Times New Roman" w:hAnsi="Calibri" w:cs="Calibri"/>
                <w:color w:val="365F91"/>
                <w:sz w:val="22"/>
                <w:szCs w:val="22"/>
                <w:lang w:eastAsia="fr-FR"/>
              </w:rPr>
              <w:t> </w:t>
            </w:r>
          </w:p>
        </w:tc>
      </w:tr>
      <w:tr w:rsidR="006B481D" w:rsidRPr="00855435" w14:paraId="7800DE35" w14:textId="77777777" w:rsidTr="001A5BC6">
        <w:trPr>
          <w:trHeight w:val="1500"/>
          <w:ins w:id="497" w:author="ZNIBER Mohammed Elarabi" w:date="2017-12-18T21:06:00Z"/>
        </w:trPr>
        <w:tc>
          <w:tcPr>
            <w:tcW w:w="931" w:type="dxa"/>
            <w:vMerge/>
            <w:tcBorders>
              <w:top w:val="nil"/>
              <w:left w:val="single" w:sz="4" w:space="0" w:color="A6A6A6"/>
              <w:bottom w:val="single" w:sz="4" w:space="0" w:color="A6A6A6"/>
              <w:right w:val="single" w:sz="4" w:space="0" w:color="A6A6A6"/>
            </w:tcBorders>
            <w:vAlign w:val="center"/>
          </w:tcPr>
          <w:p w14:paraId="535DA1FD" w14:textId="77777777" w:rsidR="006B481D" w:rsidRPr="00A402EC" w:rsidRDefault="006B481D" w:rsidP="0025690E">
            <w:pPr>
              <w:spacing w:after="0" w:line="240" w:lineRule="auto"/>
              <w:rPr>
                <w:ins w:id="498" w:author="ZNIBER Mohammed Elarabi" w:date="2017-12-18T21:06:00Z"/>
                <w:rFonts w:ascii="Calibri" w:eastAsia="Times New Roman" w:hAnsi="Calibri" w:cs="Calibri"/>
                <w:b/>
                <w:bCs/>
                <w:color w:val="365F91"/>
                <w:sz w:val="20"/>
                <w:szCs w:val="20"/>
                <w:lang w:eastAsia="fr-FR"/>
              </w:rPr>
            </w:pPr>
          </w:p>
        </w:tc>
        <w:tc>
          <w:tcPr>
            <w:tcW w:w="1359" w:type="dxa"/>
            <w:vMerge/>
            <w:tcBorders>
              <w:left w:val="single" w:sz="4" w:space="0" w:color="A6A6A6"/>
              <w:bottom w:val="single" w:sz="4" w:space="0" w:color="A6A6A6"/>
              <w:right w:val="single" w:sz="4" w:space="0" w:color="A6A6A6"/>
            </w:tcBorders>
            <w:vAlign w:val="center"/>
          </w:tcPr>
          <w:p w14:paraId="4A1C3B94" w14:textId="77777777" w:rsidR="006B481D" w:rsidRPr="00A402EC" w:rsidRDefault="006B481D" w:rsidP="0025690E">
            <w:pPr>
              <w:spacing w:after="0" w:line="240" w:lineRule="auto"/>
              <w:rPr>
                <w:ins w:id="499" w:author="ZNIBER Mohammed Elarabi" w:date="2017-12-18T21:06:00Z"/>
                <w:rFonts w:ascii="Calibri" w:eastAsia="Times New Roman" w:hAnsi="Calibri" w:cs="Calibri"/>
                <w:color w:val="365F91"/>
                <w:sz w:val="20"/>
                <w:szCs w:val="20"/>
                <w:lang w:eastAsia="fr-FR"/>
              </w:rPr>
            </w:pPr>
          </w:p>
        </w:tc>
        <w:tc>
          <w:tcPr>
            <w:tcW w:w="4813" w:type="dxa"/>
            <w:tcBorders>
              <w:top w:val="nil"/>
              <w:left w:val="nil"/>
              <w:bottom w:val="single" w:sz="4" w:space="0" w:color="A6A6A6"/>
              <w:right w:val="single" w:sz="4" w:space="0" w:color="A6A6A6"/>
            </w:tcBorders>
            <w:shd w:val="clear" w:color="auto" w:fill="auto"/>
            <w:vAlign w:val="center"/>
          </w:tcPr>
          <w:p w14:paraId="38268059" w14:textId="77777777" w:rsidR="006B481D" w:rsidRPr="0055757D" w:rsidRDefault="00A07504" w:rsidP="0025690E">
            <w:pPr>
              <w:spacing w:after="0" w:line="240" w:lineRule="auto"/>
              <w:rPr>
                <w:ins w:id="500" w:author="ZNIBER Mohammed Elarabi" w:date="2017-12-18T21:08:00Z"/>
                <w:rFonts w:asciiTheme="minorHAnsi" w:hAnsiTheme="minorHAnsi" w:cs="Arial"/>
                <w:sz w:val="22"/>
                <w:szCs w:val="22"/>
              </w:rPr>
            </w:pPr>
            <w:ins w:id="501" w:author="ZNIBER Mohammed Elarabi" w:date="2017-12-18T21:08:00Z">
              <w:r w:rsidRPr="0055757D">
                <w:rPr>
                  <w:rFonts w:asciiTheme="minorHAnsi" w:hAnsiTheme="minorHAnsi" w:cs="Arial"/>
                  <w:sz w:val="22"/>
                  <w:szCs w:val="22"/>
                </w:rPr>
                <w:t>Le</w:t>
              </w:r>
              <w:r w:rsidRPr="0055757D">
                <w:rPr>
                  <w:rFonts w:asciiTheme="minorHAnsi" w:eastAsia="Arial" w:hAnsiTheme="minorHAnsi" w:cs="Arial"/>
                  <w:sz w:val="22"/>
                  <w:szCs w:val="22"/>
                </w:rPr>
                <w:t xml:space="preserve"> </w:t>
              </w:r>
              <w:r w:rsidRPr="0055757D">
                <w:rPr>
                  <w:rFonts w:asciiTheme="minorHAnsi" w:hAnsiTheme="minorHAnsi" w:cs="Arial"/>
                  <w:sz w:val="22"/>
                  <w:szCs w:val="22"/>
                </w:rPr>
                <w:t>rapport</w:t>
              </w:r>
              <w:r w:rsidRPr="0055757D">
                <w:rPr>
                  <w:rFonts w:asciiTheme="minorHAnsi" w:eastAsia="Arial" w:hAnsiTheme="minorHAnsi" w:cs="Arial"/>
                  <w:sz w:val="22"/>
                  <w:szCs w:val="22"/>
                </w:rPr>
                <w:t xml:space="preserve"> </w:t>
              </w:r>
              <w:r w:rsidRPr="0055757D">
                <w:rPr>
                  <w:rFonts w:asciiTheme="minorHAnsi" w:hAnsiTheme="minorHAnsi" w:cs="Arial"/>
                  <w:sz w:val="22"/>
                  <w:szCs w:val="22"/>
                </w:rPr>
                <w:t>entre</w:t>
              </w:r>
              <w:r w:rsidRPr="0055757D">
                <w:rPr>
                  <w:rFonts w:asciiTheme="minorHAnsi" w:eastAsia="Arial" w:hAnsiTheme="minorHAnsi" w:cs="Arial"/>
                  <w:sz w:val="22"/>
                  <w:szCs w:val="22"/>
                </w:rPr>
                <w:t xml:space="preserve"> </w:t>
              </w:r>
              <w:r w:rsidRPr="0055757D">
                <w:rPr>
                  <w:rFonts w:asciiTheme="minorHAnsi" w:hAnsiTheme="minorHAnsi" w:cs="Arial"/>
                  <w:sz w:val="22"/>
                  <w:szCs w:val="22"/>
                </w:rPr>
                <w:t>la</w:t>
              </w:r>
              <w:r w:rsidRPr="0055757D">
                <w:rPr>
                  <w:rFonts w:asciiTheme="minorHAnsi" w:eastAsia="Arial" w:hAnsiTheme="minorHAnsi" w:cs="Arial"/>
                  <w:sz w:val="22"/>
                  <w:szCs w:val="22"/>
                </w:rPr>
                <w:t xml:space="preserve"> </w:t>
              </w:r>
              <w:r w:rsidRPr="0055757D">
                <w:rPr>
                  <w:rFonts w:asciiTheme="minorHAnsi" w:hAnsiTheme="minorHAnsi" w:cs="Arial"/>
                  <w:sz w:val="22"/>
                  <w:szCs w:val="22"/>
                </w:rPr>
                <w:t>valeur</w:t>
              </w:r>
              <w:r w:rsidRPr="0055757D">
                <w:rPr>
                  <w:rFonts w:asciiTheme="minorHAnsi" w:eastAsia="Arial" w:hAnsiTheme="minorHAnsi" w:cs="Arial"/>
                  <w:sz w:val="22"/>
                  <w:szCs w:val="22"/>
                </w:rPr>
                <w:t xml:space="preserve"> </w:t>
              </w:r>
              <w:r w:rsidRPr="0055757D">
                <w:rPr>
                  <w:rFonts w:asciiTheme="minorHAnsi" w:hAnsiTheme="minorHAnsi" w:cs="Arial"/>
                  <w:sz w:val="22"/>
                  <w:szCs w:val="22"/>
                </w:rPr>
                <w:t>totale</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des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titres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de</w:t>
              </w:r>
              <w:r w:rsidRPr="0055757D">
                <w:rPr>
                  <w:rFonts w:asciiTheme="minorHAnsi" w:eastAsia="Arial" w:hAnsiTheme="minorHAnsi" w:cs="Arial"/>
                  <w:sz w:val="22"/>
                  <w:szCs w:val="22"/>
                </w:rPr>
                <w:t xml:space="preserve"> </w:t>
              </w:r>
              <w:r w:rsidRPr="0055757D">
                <w:rPr>
                  <w:rFonts w:asciiTheme="minorHAnsi" w:hAnsiTheme="minorHAnsi" w:cs="Arial"/>
                  <w:sz w:val="22"/>
                  <w:szCs w:val="22"/>
                </w:rPr>
                <w:t>capital</w:t>
              </w:r>
              <w:r w:rsidRPr="0055757D">
                <w:rPr>
                  <w:rFonts w:asciiTheme="minorHAnsi" w:eastAsia="Arial" w:hAnsiTheme="minorHAnsi" w:cs="Arial"/>
                  <w:sz w:val="22"/>
                  <w:szCs w:val="22"/>
                </w:rPr>
                <w:t xml:space="preserve"> </w:t>
              </w:r>
              <w:r w:rsidRPr="0055757D">
                <w:rPr>
                  <w:rFonts w:asciiTheme="minorHAnsi" w:hAnsiTheme="minorHAnsi" w:cs="Arial"/>
                  <w:sz w:val="22"/>
                  <w:szCs w:val="22"/>
                </w:rPr>
                <w:t>qu'un</w:t>
              </w:r>
              <w:r w:rsidRPr="0055757D">
                <w:rPr>
                  <w:rFonts w:asciiTheme="minorHAnsi" w:eastAsia="Arial" w:hAnsiTheme="minorHAnsi" w:cs="Arial"/>
                  <w:sz w:val="22"/>
                  <w:szCs w:val="22"/>
                </w:rPr>
                <w:t xml:space="preserve"> </w:t>
              </w:r>
              <w:r w:rsidRPr="0055757D">
                <w:rPr>
                  <w:rFonts w:asciiTheme="minorHAnsi" w:hAnsiTheme="minorHAnsi" w:cs="Arial"/>
                  <w:sz w:val="22"/>
                  <w:szCs w:val="22"/>
                </w:rPr>
                <w:t>OPCVM</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détient</w:t>
              </w:r>
              <w:r w:rsidRPr="0055757D">
                <w:rPr>
                  <w:rFonts w:asciiTheme="minorHAnsi" w:eastAsia="Arial" w:hAnsiTheme="minorHAnsi" w:cs="Arial"/>
                  <w:sz w:val="22"/>
                  <w:szCs w:val="22"/>
                </w:rPr>
                <w:t xml:space="preserve"> </w:t>
              </w:r>
              <w:r w:rsidRPr="0055757D">
                <w:rPr>
                  <w:rFonts w:asciiTheme="minorHAnsi" w:hAnsiTheme="minorHAnsi" w:cs="Arial"/>
                  <w:sz w:val="22"/>
                  <w:szCs w:val="22"/>
                </w:rPr>
                <w:t>auprès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des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émetteurs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dans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chacun</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desquels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il</w:t>
              </w:r>
              <w:r w:rsidRPr="0055757D">
                <w:rPr>
                  <w:rFonts w:asciiTheme="minorHAnsi" w:eastAsia="Arial" w:hAnsiTheme="minorHAnsi" w:cs="Arial"/>
                  <w:sz w:val="22"/>
                  <w:szCs w:val="22"/>
                </w:rPr>
                <w:t xml:space="preserve"> </w:t>
              </w:r>
              <w:r w:rsidRPr="0055757D">
                <w:rPr>
                  <w:rFonts w:asciiTheme="minorHAnsi" w:hAnsiTheme="minorHAnsi" w:cs="Arial"/>
                  <w:sz w:val="22"/>
                  <w:szCs w:val="22"/>
                </w:rPr>
                <w:t>investit</w:t>
              </w:r>
              <w:r w:rsidRPr="0055757D">
                <w:rPr>
                  <w:rFonts w:asciiTheme="minorHAnsi" w:eastAsia="Arial" w:hAnsiTheme="minorHAnsi" w:cs="Arial"/>
                  <w:sz w:val="22"/>
                  <w:szCs w:val="22"/>
                </w:rPr>
                <w:t xml:space="preserve"> </w:t>
              </w:r>
              <w:r w:rsidRPr="0055757D">
                <w:rPr>
                  <w:rFonts w:asciiTheme="minorHAnsi" w:hAnsiTheme="minorHAnsi" w:cs="Arial"/>
                  <w:sz w:val="22"/>
                  <w:szCs w:val="22"/>
                </w:rPr>
                <w:t>plus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de</w:t>
              </w:r>
              <w:r w:rsidRPr="0055757D">
                <w:rPr>
                  <w:rFonts w:asciiTheme="minorHAnsi" w:eastAsia="Arial" w:hAnsiTheme="minorHAnsi" w:cs="Arial"/>
                  <w:sz w:val="22"/>
                  <w:szCs w:val="22"/>
                </w:rPr>
                <w:t xml:space="preserve"> </w:t>
              </w:r>
              <w:r w:rsidRPr="0055757D">
                <w:rPr>
                  <w:rFonts w:asciiTheme="minorHAnsi" w:hAnsiTheme="minorHAnsi" w:cs="Arial"/>
                  <w:sz w:val="22"/>
                  <w:szCs w:val="22"/>
                </w:rPr>
                <w:t>10%</w:t>
              </w:r>
              <w:r w:rsidRPr="0055757D">
                <w:rPr>
                  <w:rFonts w:asciiTheme="minorHAnsi" w:eastAsia="Arial" w:hAnsiTheme="minorHAnsi" w:cs="Arial"/>
                  <w:sz w:val="22"/>
                  <w:szCs w:val="22"/>
                </w:rPr>
                <w:t xml:space="preserve"> </w:t>
              </w:r>
              <w:r w:rsidRPr="0055757D">
                <w:rPr>
                  <w:rFonts w:asciiTheme="minorHAnsi" w:hAnsiTheme="minorHAnsi" w:cs="Arial"/>
                  <w:sz w:val="22"/>
                  <w:szCs w:val="22"/>
                </w:rPr>
                <w:t>et</w:t>
              </w:r>
              <w:r w:rsidRPr="0055757D">
                <w:rPr>
                  <w:rFonts w:asciiTheme="minorHAnsi" w:eastAsia="Arial" w:hAnsiTheme="minorHAnsi" w:cs="Arial"/>
                  <w:sz w:val="22"/>
                  <w:szCs w:val="22"/>
                </w:rPr>
                <w:t xml:space="preserve"> </w:t>
              </w:r>
              <w:r w:rsidRPr="0055757D">
                <w:rPr>
                  <w:rFonts w:asciiTheme="minorHAnsi" w:hAnsiTheme="minorHAnsi" w:cs="Arial"/>
                  <w:sz w:val="22"/>
                  <w:szCs w:val="22"/>
                </w:rPr>
                <w:t>son</w:t>
              </w:r>
              <w:r w:rsidRPr="0055757D">
                <w:rPr>
                  <w:rFonts w:asciiTheme="minorHAnsi" w:eastAsia="Arial" w:hAnsiTheme="minorHAnsi" w:cs="Arial"/>
                  <w:sz w:val="22"/>
                  <w:szCs w:val="22"/>
                </w:rPr>
                <w:t xml:space="preserve"> </w:t>
              </w:r>
              <w:r w:rsidRPr="0055757D">
                <w:rPr>
                  <w:rFonts w:asciiTheme="minorHAnsi" w:hAnsiTheme="minorHAnsi" w:cs="Arial"/>
                  <w:sz w:val="22"/>
                  <w:szCs w:val="22"/>
                </w:rPr>
                <w:t>actif</w:t>
              </w:r>
              <w:r w:rsidRPr="0055757D">
                <w:rPr>
                  <w:rFonts w:asciiTheme="minorHAnsi" w:eastAsia="Arial" w:hAnsiTheme="minorHAnsi" w:cs="Arial"/>
                  <w:sz w:val="22"/>
                  <w:szCs w:val="22"/>
                </w:rPr>
                <w:t xml:space="preserve"> </w:t>
              </w:r>
              <w:r w:rsidRPr="0055757D">
                <w:rPr>
                  <w:rFonts w:asciiTheme="minorHAnsi" w:hAnsiTheme="minorHAnsi" w:cs="Arial"/>
                  <w:sz w:val="22"/>
                  <w:szCs w:val="22"/>
                </w:rPr>
                <w:t>net</w:t>
              </w:r>
              <w:r w:rsidRPr="0055757D">
                <w:rPr>
                  <w:rFonts w:asciiTheme="minorHAnsi" w:eastAsia="Arial" w:hAnsiTheme="minorHAnsi" w:cs="Arial"/>
                  <w:sz w:val="22"/>
                  <w:szCs w:val="22"/>
                </w:rPr>
                <w:t xml:space="preserve"> </w:t>
              </w:r>
              <w:r w:rsidRPr="0055757D">
                <w:rPr>
                  <w:rFonts w:asciiTheme="minorHAnsi" w:hAnsiTheme="minorHAnsi" w:cs="Arial"/>
                  <w:sz w:val="22"/>
                  <w:szCs w:val="22"/>
                </w:rPr>
                <w:t>ne</w:t>
              </w:r>
              <w:r w:rsidRPr="0055757D">
                <w:rPr>
                  <w:rFonts w:asciiTheme="minorHAnsi" w:eastAsia="Arial" w:hAnsiTheme="minorHAnsi" w:cs="Arial"/>
                  <w:sz w:val="22"/>
                  <w:szCs w:val="22"/>
                </w:rPr>
                <w:t xml:space="preserve"> </w:t>
              </w:r>
              <w:r w:rsidRPr="0055757D">
                <w:rPr>
                  <w:rFonts w:asciiTheme="minorHAnsi" w:hAnsiTheme="minorHAnsi" w:cs="Arial"/>
                  <w:sz w:val="22"/>
                  <w:szCs w:val="22"/>
                </w:rPr>
                <w:t>peut</w:t>
              </w:r>
              <w:r w:rsidRPr="0055757D">
                <w:rPr>
                  <w:rFonts w:asciiTheme="minorHAnsi" w:eastAsia="Arial" w:hAnsiTheme="minorHAnsi" w:cs="Arial"/>
                  <w:sz w:val="22"/>
                  <w:szCs w:val="22"/>
                </w:rPr>
                <w:t xml:space="preserve"> </w:t>
              </w:r>
              <w:r w:rsidRPr="0055757D">
                <w:rPr>
                  <w:rFonts w:asciiTheme="minorHAnsi" w:hAnsiTheme="minorHAnsi" w:cs="Arial"/>
                  <w:sz w:val="22"/>
                  <w:szCs w:val="22"/>
                </w:rPr>
                <w:t>dépasser,</w:t>
              </w:r>
              <w:r w:rsidRPr="0055757D">
                <w:rPr>
                  <w:rFonts w:asciiTheme="minorHAnsi" w:eastAsia="Arial" w:hAnsiTheme="minorHAnsi" w:cs="Arial"/>
                  <w:sz w:val="22"/>
                  <w:szCs w:val="22"/>
                </w:rPr>
                <w:t xml:space="preserve"> </w:t>
              </w:r>
              <w:r w:rsidRPr="0055757D">
                <w:rPr>
                  <w:rFonts w:asciiTheme="minorHAnsi" w:hAnsiTheme="minorHAnsi" w:cs="Arial"/>
                  <w:sz w:val="22"/>
                  <w:szCs w:val="22"/>
                </w:rPr>
                <w:t>en</w:t>
              </w:r>
              <w:r w:rsidRPr="0055757D">
                <w:rPr>
                  <w:rFonts w:asciiTheme="minorHAnsi" w:eastAsia="Arial" w:hAnsiTheme="minorHAnsi" w:cs="Arial"/>
                  <w:sz w:val="22"/>
                  <w:szCs w:val="22"/>
                </w:rPr>
                <w:t xml:space="preserve"> </w:t>
              </w:r>
              <w:r w:rsidRPr="0055757D">
                <w:rPr>
                  <w:rFonts w:asciiTheme="minorHAnsi" w:hAnsiTheme="minorHAnsi" w:cs="Arial"/>
                  <w:sz w:val="22"/>
                  <w:szCs w:val="22"/>
                </w:rPr>
                <w:t>aucun</w:t>
              </w:r>
              <w:r w:rsidRPr="0055757D">
                <w:rPr>
                  <w:rFonts w:asciiTheme="minorHAnsi" w:eastAsia="Arial" w:hAnsiTheme="minorHAnsi" w:cs="Arial"/>
                  <w:sz w:val="22"/>
                  <w:szCs w:val="22"/>
                </w:rPr>
                <w:t xml:space="preserve"> </w:t>
              </w:r>
              <w:r w:rsidRPr="0055757D">
                <w:rPr>
                  <w:rFonts w:asciiTheme="minorHAnsi" w:hAnsiTheme="minorHAnsi" w:cs="Arial"/>
                  <w:sz w:val="22"/>
                  <w:szCs w:val="22"/>
                </w:rPr>
                <w:t>cas,</w:t>
              </w:r>
              <w:r w:rsidRPr="0055757D">
                <w:rPr>
                  <w:rFonts w:asciiTheme="minorHAnsi" w:eastAsia="Arial" w:hAnsiTheme="minorHAnsi" w:cs="Arial"/>
                  <w:sz w:val="22"/>
                  <w:szCs w:val="22"/>
                </w:rPr>
                <w:t xml:space="preserve"> </w:t>
              </w:r>
              <w:r w:rsidRPr="0055757D">
                <w:rPr>
                  <w:rFonts w:asciiTheme="minorHAnsi" w:hAnsiTheme="minorHAnsi" w:cs="Arial"/>
                  <w:sz w:val="22"/>
                  <w:szCs w:val="22"/>
                </w:rPr>
                <w:t>45%.</w:t>
              </w:r>
            </w:ins>
          </w:p>
          <w:p w14:paraId="3816992B" w14:textId="66F4DE68" w:rsidR="00A07504" w:rsidRPr="00CF4B83" w:rsidDel="003111E3" w:rsidRDefault="00A07504" w:rsidP="0025690E">
            <w:pPr>
              <w:spacing w:after="0" w:line="240" w:lineRule="auto"/>
              <w:rPr>
                <w:ins w:id="502" w:author="ZNIBER Mohammed Elarabi" w:date="2017-12-18T21:08:00Z"/>
                <w:del w:id="503" w:author="Hasnaâ BARZALI" w:date="2018-01-10T16:43:00Z"/>
                <w:rFonts w:cs="Arial"/>
                <w:b/>
                <w:color w:val="FF0000"/>
                <w:sz w:val="22"/>
                <w:szCs w:val="22"/>
              </w:rPr>
            </w:pPr>
            <w:ins w:id="504" w:author="ZNIBER Mohammed Elarabi" w:date="2017-12-18T21:08:00Z">
              <w:del w:id="505" w:author="Hasnaâ BARZALI" w:date="2018-01-10T16:43:00Z">
                <w:r w:rsidRPr="00CF4B83" w:rsidDel="003111E3">
                  <w:rPr>
                    <w:rFonts w:cs="Arial"/>
                    <w:b/>
                    <w:color w:val="FF0000"/>
                    <w:sz w:val="22"/>
                    <w:szCs w:val="22"/>
                  </w:rPr>
                  <w:delText>Code SeSam : TYP_CLF_RAT_SEN_TYPCRS_RDR45</w:delText>
                </w:r>
              </w:del>
            </w:ins>
          </w:p>
          <w:p w14:paraId="55FEE15C" w14:textId="77777777" w:rsidR="00A07504" w:rsidRPr="00CF4B83" w:rsidRDefault="00A07504" w:rsidP="00C04670">
            <w:pPr>
              <w:spacing w:after="0" w:line="240" w:lineRule="auto"/>
              <w:rPr>
                <w:ins w:id="506" w:author="ZNIBER Mohammed Elarabi" w:date="2017-12-18T21:06:00Z"/>
                <w:rFonts w:ascii="Calibri" w:eastAsia="Times New Roman" w:hAnsi="Calibri" w:cs="Calibri"/>
                <w:color w:val="365F91"/>
                <w:sz w:val="22"/>
                <w:szCs w:val="22"/>
                <w:lang w:eastAsia="fr-FR"/>
              </w:rPr>
            </w:pPr>
          </w:p>
        </w:tc>
        <w:tc>
          <w:tcPr>
            <w:tcW w:w="3777" w:type="dxa"/>
            <w:tcBorders>
              <w:top w:val="nil"/>
              <w:left w:val="nil"/>
              <w:bottom w:val="single" w:sz="4" w:space="0" w:color="A6A6A6"/>
              <w:right w:val="single" w:sz="4" w:space="0" w:color="A6A6A6"/>
            </w:tcBorders>
            <w:shd w:val="clear" w:color="auto" w:fill="auto"/>
            <w:vAlign w:val="center"/>
          </w:tcPr>
          <w:p w14:paraId="2E185EFD" w14:textId="77777777" w:rsidR="006B481D" w:rsidRPr="00FA3CE0" w:rsidRDefault="006B481D" w:rsidP="0025690E">
            <w:pPr>
              <w:spacing w:after="0" w:line="240" w:lineRule="auto"/>
              <w:rPr>
                <w:ins w:id="507" w:author="ZNIBER Mohammed Elarabi" w:date="2017-12-18T21:06:00Z"/>
                <w:rFonts w:ascii="Calibri" w:eastAsia="Times New Roman" w:hAnsi="Calibri" w:cs="Calibri"/>
                <w:color w:val="365F91"/>
                <w:sz w:val="22"/>
                <w:szCs w:val="22"/>
                <w:lang w:eastAsia="fr-FR"/>
              </w:rPr>
            </w:pPr>
          </w:p>
        </w:tc>
      </w:tr>
      <w:tr w:rsidR="0025690E" w:rsidRPr="0025690E" w14:paraId="07B58950" w14:textId="77777777" w:rsidTr="00820533">
        <w:trPr>
          <w:trHeight w:val="2914"/>
        </w:trPr>
        <w:tc>
          <w:tcPr>
            <w:tcW w:w="931" w:type="dxa"/>
            <w:vMerge/>
            <w:tcBorders>
              <w:top w:val="nil"/>
              <w:left w:val="single" w:sz="4" w:space="0" w:color="A6A6A6"/>
              <w:bottom w:val="single" w:sz="4" w:space="0" w:color="A6A6A6"/>
              <w:right w:val="single" w:sz="4" w:space="0" w:color="A6A6A6"/>
            </w:tcBorders>
            <w:vAlign w:val="center"/>
            <w:hideMark/>
          </w:tcPr>
          <w:p w14:paraId="54599056" w14:textId="77777777" w:rsidR="0025690E" w:rsidRPr="00F832C1"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0B032177"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Ratios de division des risques: Ratio d'emprise</w:t>
            </w:r>
          </w:p>
        </w:tc>
        <w:tc>
          <w:tcPr>
            <w:tcW w:w="4813" w:type="dxa"/>
            <w:tcBorders>
              <w:top w:val="nil"/>
              <w:left w:val="nil"/>
              <w:bottom w:val="single" w:sz="4" w:space="0" w:color="A6A6A6"/>
              <w:right w:val="single" w:sz="4" w:space="0" w:color="A6A6A6"/>
            </w:tcBorders>
            <w:shd w:val="clear" w:color="auto" w:fill="auto"/>
            <w:vAlign w:val="center"/>
            <w:hideMark/>
          </w:tcPr>
          <w:p w14:paraId="12278D21" w14:textId="77777777" w:rsidR="0025690E" w:rsidRPr="008A4378" w:rsidRDefault="0025690E" w:rsidP="0025690E">
            <w:pPr>
              <w:spacing w:after="0" w:line="240" w:lineRule="auto"/>
              <w:rPr>
                <w:ins w:id="508" w:author="ZNIBER Mohammed Elarabi" w:date="2017-12-18T21:30: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Quantité de titres de même catégorie détenu par l'OPCVM</w:t>
            </w:r>
            <w:r w:rsidRPr="00CF4B83">
              <w:rPr>
                <w:rFonts w:ascii="Calibri" w:eastAsia="Times New Roman" w:hAnsi="Calibri" w:cs="Calibri"/>
                <w:color w:val="365F91"/>
                <w:sz w:val="22"/>
                <w:szCs w:val="22"/>
                <w:lang w:eastAsia="fr-FR"/>
              </w:rPr>
              <w:br/>
              <w:t>-----------------</w:t>
            </w:r>
            <w:r w:rsidR="001B0C1D" w:rsidRPr="00FA3CE0">
              <w:rPr>
                <w:rFonts w:ascii="Calibri" w:eastAsia="Times New Roman" w:hAnsi="Calibri" w:cs="Calibri"/>
                <w:color w:val="365F91"/>
                <w:sz w:val="22"/>
                <w:szCs w:val="22"/>
                <w:lang w:eastAsia="fr-FR"/>
              </w:rPr>
              <w:t>------------------------------------</w:t>
            </w:r>
            <w:r w:rsidRPr="00FA3CE0">
              <w:rPr>
                <w:rFonts w:ascii="Calibri" w:eastAsia="Times New Roman" w:hAnsi="Calibri" w:cs="Calibri"/>
                <w:b/>
                <w:color w:val="365F91"/>
                <w:sz w:val="22"/>
                <w:szCs w:val="22"/>
                <w:lang w:eastAsia="fr-FR"/>
              </w:rPr>
              <w:t>&lt; ou = 10 %</w:t>
            </w:r>
            <w:r w:rsidRPr="008A4378">
              <w:rPr>
                <w:rFonts w:ascii="Calibri" w:eastAsia="Times New Roman" w:hAnsi="Calibri" w:cs="Calibri"/>
                <w:color w:val="365F91"/>
                <w:sz w:val="22"/>
                <w:szCs w:val="22"/>
                <w:lang w:eastAsia="fr-FR"/>
              </w:rPr>
              <w:br/>
              <w:t>Quantité globale de ces mêmes titres sur le marché</w:t>
            </w:r>
          </w:p>
          <w:p w14:paraId="125DD5A0" w14:textId="72855B84" w:rsidR="00C12308" w:rsidRPr="00CF4B83" w:rsidRDefault="00C12308" w:rsidP="0025690E">
            <w:pPr>
              <w:spacing w:after="0" w:line="240" w:lineRule="auto"/>
              <w:rPr>
                <w:rFonts w:ascii="Calibri" w:eastAsia="Times New Roman" w:hAnsi="Calibri" w:cs="Calibri"/>
                <w:color w:val="365F91"/>
                <w:sz w:val="22"/>
                <w:szCs w:val="22"/>
                <w:lang w:eastAsia="fr-FR"/>
              </w:rPr>
            </w:pPr>
            <w:ins w:id="509" w:author="ZNIBER Mohammed Elarabi" w:date="2017-12-18T21:30:00Z">
              <w:del w:id="510" w:author="Hasnaâ BARZALI" w:date="2018-01-10T12:09:00Z">
                <w:r w:rsidRPr="00CF4B83" w:rsidDel="00720654">
                  <w:rPr>
                    <w:rFonts w:cs="Arial"/>
                    <w:b/>
                    <w:color w:val="FF0000"/>
                    <w:sz w:val="22"/>
                    <w:szCs w:val="22"/>
                  </w:rPr>
                  <w:delText>Code SeSam : TYP_CLF_RAT_SEN_TYPCRS_RE</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34D91C2A" w14:textId="3BE91BD2" w:rsidR="00820533" w:rsidRPr="00FA3CE0" w:rsidRDefault="0025690E" w:rsidP="0025690E">
            <w:pPr>
              <w:spacing w:after="0" w:line="240" w:lineRule="auto"/>
              <w:rPr>
                <w:ins w:id="511" w:author="Hasnaâ BARZALI" w:date="2018-01-17T16:31:00Z"/>
                <w:rFonts w:ascii="Calibri" w:eastAsia="Times New Roman" w:hAnsi="Calibri" w:cs="Calibri"/>
                <w:color w:val="365F91"/>
                <w:sz w:val="22"/>
                <w:szCs w:val="22"/>
                <w:lang w:eastAsia="fr-FR"/>
              </w:rPr>
            </w:pPr>
            <w:r w:rsidRPr="00FA3CE0">
              <w:rPr>
                <w:rFonts w:ascii="Calibri" w:eastAsia="Times New Roman" w:hAnsi="Calibri" w:cs="Calibri"/>
                <w:color w:val="365F91"/>
                <w:sz w:val="22"/>
                <w:szCs w:val="22"/>
                <w:lang w:eastAsia="fr-FR"/>
              </w:rPr>
              <w:t>Sont considérés comme relevant de la même catégorie de valeurs mobilières:</w:t>
            </w:r>
            <w:r w:rsidRPr="00FA3CE0">
              <w:rPr>
                <w:rFonts w:ascii="Calibri" w:eastAsia="Times New Roman" w:hAnsi="Calibri" w:cs="Calibri"/>
                <w:color w:val="365F91"/>
                <w:sz w:val="22"/>
                <w:szCs w:val="22"/>
                <w:lang w:eastAsia="fr-FR"/>
              </w:rPr>
              <w:br/>
              <w:t>*</w:t>
            </w:r>
            <w:ins w:id="512" w:author="Hasnaâ BARZALI" w:date="2018-01-17T16:31:00Z">
              <w:r w:rsidR="007E34B6" w:rsidRPr="00CF4B83">
                <w:rPr>
                  <w:rFonts w:ascii="Times New Roman" w:hAnsi="Times New Roman" w:cs="Times New Roman"/>
                  <w:sz w:val="22"/>
                  <w:szCs w:val="22"/>
                </w:rPr>
                <w:t xml:space="preserve"> les valeurs mobilières donnant accès au capital d'un même émetteur </w:t>
              </w:r>
            </w:ins>
            <w:del w:id="513" w:author="Hasnaâ BARZALI" w:date="2018-01-17T16:31:00Z">
              <w:r w:rsidRPr="00CF4B83" w:rsidDel="007E34B6">
                <w:rPr>
                  <w:rFonts w:ascii="Calibri" w:eastAsia="Times New Roman" w:hAnsi="Calibri" w:cs="Calibri"/>
                  <w:color w:val="365F91"/>
                  <w:sz w:val="22"/>
                  <w:szCs w:val="22"/>
                  <w:lang w:eastAsia="fr-FR"/>
                </w:rPr>
                <w:delText>Las actions, certificats d'investissements, droits d'attribution ou de souscription émis par un même émetteur.</w:delText>
              </w:r>
            </w:del>
          </w:p>
          <w:p w14:paraId="229F3A48" w14:textId="73BB7861" w:rsidR="007E34B6" w:rsidRPr="00CF4B83" w:rsidRDefault="007E34B6" w:rsidP="007E34B6">
            <w:pPr>
              <w:autoSpaceDE w:val="0"/>
              <w:autoSpaceDN w:val="0"/>
              <w:adjustRightInd w:val="0"/>
              <w:spacing w:after="0" w:line="240" w:lineRule="auto"/>
              <w:rPr>
                <w:ins w:id="514" w:author="Hasnaâ BARZALI" w:date="2018-01-17T16:31:00Z"/>
                <w:rFonts w:ascii="Times New Roman" w:hAnsi="Times New Roman" w:cs="Times New Roman"/>
                <w:sz w:val="22"/>
                <w:szCs w:val="22"/>
              </w:rPr>
            </w:pPr>
            <w:ins w:id="515" w:author="Hasnaâ BARZALI" w:date="2018-01-17T16:32:00Z">
              <w:r w:rsidRPr="00CF4B83">
                <w:rPr>
                  <w:rFonts w:ascii="Times New Roman" w:hAnsi="Times New Roman" w:cs="Times New Roman"/>
                  <w:sz w:val="22"/>
                  <w:szCs w:val="22"/>
                </w:rPr>
                <w:t xml:space="preserve">* </w:t>
              </w:r>
            </w:ins>
            <w:ins w:id="516" w:author="Hasnaâ BARZALI" w:date="2018-01-17T16:31:00Z">
              <w:r w:rsidRPr="00CF4B83">
                <w:rPr>
                  <w:rFonts w:ascii="Times New Roman" w:hAnsi="Times New Roman" w:cs="Times New Roman"/>
                  <w:sz w:val="22"/>
                  <w:szCs w:val="22"/>
                </w:rPr>
                <w:t>les valeurs mobilières conférant un droit de créance général sur le patrimoine d'un même</w:t>
              </w:r>
            </w:ins>
          </w:p>
          <w:p w14:paraId="518B9AB8" w14:textId="77777777" w:rsidR="007E34B6" w:rsidRPr="00CF4B83" w:rsidRDefault="007E34B6" w:rsidP="007E34B6">
            <w:pPr>
              <w:autoSpaceDE w:val="0"/>
              <w:autoSpaceDN w:val="0"/>
              <w:adjustRightInd w:val="0"/>
              <w:spacing w:after="0" w:line="240" w:lineRule="auto"/>
              <w:rPr>
                <w:ins w:id="517" w:author="Hasnaâ BARZALI" w:date="2018-01-17T16:31:00Z"/>
                <w:rFonts w:ascii="Times New Roman" w:hAnsi="Times New Roman" w:cs="Times New Roman"/>
                <w:sz w:val="22"/>
                <w:szCs w:val="22"/>
              </w:rPr>
            </w:pPr>
            <w:ins w:id="518" w:author="Hasnaâ BARZALI" w:date="2018-01-17T16:31:00Z">
              <w:r w:rsidRPr="00CF4B83">
                <w:rPr>
                  <w:rFonts w:ascii="Times New Roman" w:hAnsi="Times New Roman" w:cs="Times New Roman"/>
                  <w:sz w:val="22"/>
                  <w:szCs w:val="22"/>
                </w:rPr>
                <w:t>émetteur ;</w:t>
              </w:r>
            </w:ins>
          </w:p>
          <w:p w14:paraId="1EC593A3" w14:textId="12F755F6" w:rsidR="007E34B6" w:rsidRPr="00CF4B83" w:rsidDel="007E34B6" w:rsidRDefault="007E34B6" w:rsidP="0025690E">
            <w:pPr>
              <w:spacing w:after="0" w:line="240" w:lineRule="auto"/>
              <w:rPr>
                <w:del w:id="519" w:author="Hasnaâ BARZALI" w:date="2018-01-17T16:33:00Z"/>
                <w:rFonts w:ascii="Calibri" w:eastAsia="Times New Roman" w:hAnsi="Calibri" w:cs="Calibri"/>
                <w:color w:val="365F91"/>
                <w:sz w:val="22"/>
                <w:szCs w:val="22"/>
                <w:lang w:eastAsia="fr-FR"/>
              </w:rPr>
            </w:pPr>
          </w:p>
          <w:p w14:paraId="081A4437" w14:textId="6CEBFAF8" w:rsidR="00820533" w:rsidRPr="008A4378" w:rsidRDefault="0025690E" w:rsidP="0025690E">
            <w:pPr>
              <w:spacing w:after="0" w:line="240" w:lineRule="auto"/>
              <w:rPr>
                <w:rFonts w:ascii="Calibri" w:eastAsia="Times New Roman" w:hAnsi="Calibri" w:cs="Calibri"/>
                <w:color w:val="365F91"/>
                <w:sz w:val="22"/>
                <w:szCs w:val="22"/>
                <w:lang w:eastAsia="fr-FR"/>
              </w:rPr>
            </w:pPr>
            <w:del w:id="520" w:author="Hasnaâ BARZALI" w:date="2018-01-17T16:32:00Z">
              <w:r w:rsidRPr="00FA3CE0" w:rsidDel="007E34B6">
                <w:rPr>
                  <w:rFonts w:ascii="Calibri" w:eastAsia="Times New Roman" w:hAnsi="Calibri" w:cs="Calibri"/>
                  <w:color w:val="365F91"/>
                  <w:sz w:val="22"/>
                  <w:szCs w:val="22"/>
                  <w:lang w:eastAsia="fr-FR"/>
                </w:rPr>
                <w:br/>
              </w:r>
            </w:del>
            <w:del w:id="521" w:author="Hasnaâ BARZALI" w:date="2018-01-17T16:31:00Z">
              <w:r w:rsidRPr="00FA3CE0" w:rsidDel="007E34B6">
                <w:rPr>
                  <w:rFonts w:ascii="Calibri" w:eastAsia="Times New Roman" w:hAnsi="Calibri" w:cs="Calibri"/>
                  <w:color w:val="365F91"/>
                  <w:sz w:val="22"/>
                  <w:szCs w:val="22"/>
                  <w:lang w:eastAsia="fr-FR"/>
                </w:rPr>
                <w:delText>*Les obligations et TCN émis par un même émetteur</w:delText>
              </w:r>
            </w:del>
          </w:p>
          <w:p w14:paraId="585749F8" w14:textId="4A851281" w:rsidR="0025690E" w:rsidRPr="00CF4B83" w:rsidRDefault="0025690E" w:rsidP="0025690E">
            <w:pPr>
              <w:spacing w:after="0" w:line="240" w:lineRule="auto"/>
              <w:rPr>
                <w:ins w:id="522" w:author="Hasnaâ BARZALI" w:date="2018-01-17T16:30:00Z"/>
                <w:rFonts w:ascii="Calibri" w:eastAsia="Times New Roman" w:hAnsi="Calibri" w:cs="Calibri"/>
                <w:color w:val="365F91"/>
                <w:sz w:val="22"/>
                <w:szCs w:val="22"/>
                <w:lang w:eastAsia="fr-FR"/>
              </w:rPr>
            </w:pPr>
            <w:r w:rsidRPr="008A4378">
              <w:rPr>
                <w:rFonts w:ascii="Calibri" w:eastAsia="Times New Roman" w:hAnsi="Calibri" w:cs="Calibri"/>
                <w:color w:val="365F91"/>
                <w:sz w:val="22"/>
                <w:szCs w:val="22"/>
                <w:lang w:eastAsia="fr-FR"/>
              </w:rPr>
              <w:br/>
              <w:t>*Les actions</w:t>
            </w:r>
            <w:r w:rsidRPr="00CB2D1D">
              <w:rPr>
                <w:rFonts w:ascii="Calibri" w:eastAsia="Times New Roman" w:hAnsi="Calibri" w:cs="Calibri"/>
                <w:color w:val="365F91"/>
                <w:sz w:val="22"/>
                <w:szCs w:val="22"/>
                <w:lang w:eastAsia="fr-FR"/>
              </w:rPr>
              <w:t xml:space="preserve"> ou parts d'</w:t>
            </w:r>
            <w:ins w:id="523" w:author="Hasnaâ BARZALI" w:date="2018-01-17T16:32:00Z">
              <w:r w:rsidR="007E34B6" w:rsidRPr="00CB2D1D">
                <w:rPr>
                  <w:rFonts w:ascii="Calibri" w:eastAsia="Times New Roman" w:hAnsi="Calibri" w:cs="Calibri"/>
                  <w:color w:val="365F91"/>
                  <w:sz w:val="22"/>
                  <w:szCs w:val="22"/>
                  <w:lang w:eastAsia="fr-FR"/>
                </w:rPr>
                <w:t xml:space="preserve">un même </w:t>
              </w:r>
            </w:ins>
            <w:r w:rsidRPr="002406CC">
              <w:rPr>
                <w:rFonts w:ascii="Calibri" w:eastAsia="Times New Roman" w:hAnsi="Calibri" w:cs="Calibri"/>
                <w:color w:val="365F91"/>
                <w:sz w:val="22"/>
                <w:szCs w:val="22"/>
                <w:lang w:eastAsia="fr-FR"/>
              </w:rPr>
              <w:t>OPCVM</w:t>
            </w:r>
          </w:p>
          <w:p w14:paraId="04B6751D" w14:textId="77777777" w:rsidR="007E34B6" w:rsidRPr="00CF4B83" w:rsidRDefault="007E34B6" w:rsidP="007E34B6">
            <w:pPr>
              <w:autoSpaceDE w:val="0"/>
              <w:autoSpaceDN w:val="0"/>
              <w:adjustRightInd w:val="0"/>
              <w:spacing w:after="0" w:line="240" w:lineRule="auto"/>
              <w:rPr>
                <w:ins w:id="524" w:author="Hasnaâ BARZALI" w:date="2018-01-17T16:33:00Z"/>
                <w:rFonts w:ascii="Times New Roman" w:hAnsi="Times New Roman" w:cs="Times New Roman"/>
                <w:sz w:val="22"/>
                <w:szCs w:val="22"/>
              </w:rPr>
            </w:pPr>
          </w:p>
          <w:p w14:paraId="72B793FF" w14:textId="0B20CF1E" w:rsidR="007E34B6" w:rsidRPr="00CF4B83" w:rsidRDefault="007E34B6" w:rsidP="007E34B6">
            <w:pPr>
              <w:autoSpaceDE w:val="0"/>
              <w:autoSpaceDN w:val="0"/>
              <w:adjustRightInd w:val="0"/>
              <w:spacing w:after="0" w:line="240" w:lineRule="auto"/>
              <w:rPr>
                <w:rFonts w:ascii="Calibri" w:eastAsia="Times New Roman" w:hAnsi="Calibri" w:cs="Calibri"/>
                <w:color w:val="365F91"/>
                <w:sz w:val="22"/>
                <w:szCs w:val="22"/>
                <w:lang w:eastAsia="fr-FR"/>
              </w:rPr>
            </w:pPr>
          </w:p>
        </w:tc>
      </w:tr>
      <w:tr w:rsidR="0025690E" w:rsidRPr="00C12308" w14:paraId="5DB77A91" w14:textId="77777777" w:rsidTr="00820533">
        <w:trPr>
          <w:trHeight w:val="1500"/>
        </w:trPr>
        <w:tc>
          <w:tcPr>
            <w:tcW w:w="931" w:type="dxa"/>
            <w:vMerge/>
            <w:tcBorders>
              <w:top w:val="nil"/>
              <w:left w:val="single" w:sz="4" w:space="0" w:color="A6A6A6"/>
              <w:bottom w:val="single" w:sz="4" w:space="0" w:color="A6A6A6"/>
              <w:right w:val="single" w:sz="4" w:space="0" w:color="A6A6A6"/>
            </w:tcBorders>
            <w:vAlign w:val="center"/>
            <w:hideMark/>
          </w:tcPr>
          <w:p w14:paraId="5A617649" w14:textId="77777777" w:rsidR="0025690E" w:rsidRPr="0025690E" w:rsidRDefault="0025690E" w:rsidP="0025690E">
            <w:pPr>
              <w:spacing w:after="0" w:line="240" w:lineRule="auto"/>
              <w:rPr>
                <w:rFonts w:ascii="Calibri" w:eastAsia="Times New Roman" w:hAnsi="Calibri" w:cs="Calibri"/>
                <w:b/>
                <w:bCs/>
                <w:color w:val="365F91"/>
                <w:sz w:val="20"/>
                <w:szCs w:val="20"/>
                <w:lang w:eastAsia="fr-FR"/>
              </w:rPr>
            </w:pPr>
          </w:p>
        </w:tc>
        <w:tc>
          <w:tcPr>
            <w:tcW w:w="1359" w:type="dxa"/>
            <w:vMerge w:val="restart"/>
            <w:tcBorders>
              <w:top w:val="nil"/>
              <w:left w:val="single" w:sz="4" w:space="0" w:color="A6A6A6"/>
              <w:bottom w:val="single" w:sz="4" w:space="0" w:color="A6A6A6"/>
              <w:right w:val="single" w:sz="4" w:space="0" w:color="A6A6A6"/>
            </w:tcBorders>
            <w:shd w:val="clear" w:color="auto" w:fill="auto"/>
            <w:textDirection w:val="btLr"/>
            <w:vAlign w:val="center"/>
            <w:hideMark/>
          </w:tcPr>
          <w:p w14:paraId="6803BF82"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Créance représentatives des opérations de pensions</w:t>
            </w:r>
          </w:p>
        </w:tc>
        <w:tc>
          <w:tcPr>
            <w:tcW w:w="4813" w:type="dxa"/>
            <w:tcBorders>
              <w:top w:val="nil"/>
              <w:left w:val="nil"/>
              <w:bottom w:val="single" w:sz="4" w:space="0" w:color="A6A6A6"/>
              <w:right w:val="single" w:sz="4" w:space="0" w:color="A6A6A6"/>
            </w:tcBorders>
            <w:shd w:val="clear" w:color="auto" w:fill="auto"/>
            <w:vAlign w:val="center"/>
            <w:hideMark/>
          </w:tcPr>
          <w:p w14:paraId="72D6DB21" w14:textId="77777777" w:rsidR="0025690E" w:rsidRPr="008A4378" w:rsidRDefault="0025690E" w:rsidP="0025690E">
            <w:pPr>
              <w:spacing w:after="0" w:line="240" w:lineRule="auto"/>
              <w:rPr>
                <w:ins w:id="525" w:author="ZNIBER Mohammed Elarabi" w:date="2017-12-18T21:30: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Pensions reçues par une même contrepartie</w:t>
            </w:r>
            <w:r w:rsidRPr="00CF4B83">
              <w:rPr>
                <w:rFonts w:ascii="Calibri" w:eastAsia="Times New Roman" w:hAnsi="Calibri" w:cs="Calibri"/>
                <w:color w:val="365F91"/>
                <w:sz w:val="22"/>
                <w:szCs w:val="22"/>
                <w:lang w:eastAsia="fr-FR"/>
              </w:rPr>
              <w:br/>
              <w:t>----------------------------------------- ------</w:t>
            </w:r>
            <w:r w:rsidR="001B0C1D" w:rsidRPr="00FA3CE0">
              <w:rPr>
                <w:rFonts w:ascii="Calibri" w:eastAsia="Times New Roman" w:hAnsi="Calibri" w:cs="Calibri"/>
                <w:color w:val="365F91"/>
                <w:sz w:val="22"/>
                <w:szCs w:val="22"/>
                <w:lang w:eastAsia="fr-FR"/>
              </w:rPr>
              <w:t>------</w:t>
            </w:r>
            <w:r w:rsidRPr="00FA3CE0">
              <w:rPr>
                <w:rFonts w:ascii="Calibri" w:eastAsia="Times New Roman" w:hAnsi="Calibri" w:cs="Calibri"/>
                <w:b/>
                <w:color w:val="365F91"/>
                <w:sz w:val="22"/>
                <w:szCs w:val="22"/>
                <w:lang w:eastAsia="fr-FR"/>
              </w:rPr>
              <w:t>&lt; ou = 20 %</w:t>
            </w:r>
            <w:r w:rsidRPr="008A4378">
              <w:rPr>
                <w:rFonts w:ascii="Calibri" w:eastAsia="Times New Roman" w:hAnsi="Calibri" w:cs="Calibri"/>
                <w:color w:val="365F91"/>
                <w:sz w:val="22"/>
                <w:szCs w:val="22"/>
                <w:lang w:eastAsia="fr-FR"/>
              </w:rPr>
              <w:br/>
              <w:t xml:space="preserve">               Actif Net</w:t>
            </w:r>
          </w:p>
          <w:p w14:paraId="37A17953" w14:textId="25E45787" w:rsidR="00C12308" w:rsidRPr="00CF4B83" w:rsidRDefault="00C12308" w:rsidP="0025690E">
            <w:pPr>
              <w:spacing w:after="0" w:line="240" w:lineRule="auto"/>
              <w:rPr>
                <w:rFonts w:ascii="Calibri" w:eastAsia="Times New Roman" w:hAnsi="Calibri" w:cs="Calibri"/>
                <w:color w:val="365F91"/>
                <w:sz w:val="22"/>
                <w:szCs w:val="22"/>
                <w:lang w:eastAsia="fr-FR"/>
              </w:rPr>
            </w:pPr>
            <w:ins w:id="526" w:author="ZNIBER Mohammed Elarabi" w:date="2017-12-18T21:30:00Z">
              <w:del w:id="527" w:author="Hasnaâ BARZALI" w:date="2018-01-10T12:09:00Z">
                <w:r w:rsidRPr="00CF4B83" w:rsidDel="00720654">
                  <w:rPr>
                    <w:rFonts w:cs="Arial"/>
                    <w:b/>
                    <w:color w:val="FF0000"/>
                    <w:sz w:val="22"/>
                    <w:szCs w:val="22"/>
                  </w:rPr>
                  <w:delText>Code SeSam: TYP_CLF_RAT_SEN_TYPCRS_RCRTR1</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48B83434" w14:textId="77777777" w:rsidR="0025690E" w:rsidRPr="0055757D" w:rsidRDefault="0025690E" w:rsidP="0025690E">
            <w:pPr>
              <w:spacing w:after="0" w:line="240" w:lineRule="auto"/>
              <w:rPr>
                <w:rFonts w:asciiTheme="minorHAnsi" w:eastAsia="Times New Roman" w:hAnsiTheme="minorHAnsi" w:cs="Calibri"/>
                <w:color w:val="365F91"/>
                <w:sz w:val="22"/>
                <w:szCs w:val="22"/>
                <w:lang w:eastAsia="fr-FR"/>
              </w:rPr>
            </w:pPr>
            <w:r w:rsidRPr="0055757D">
              <w:rPr>
                <w:rFonts w:asciiTheme="minorHAnsi" w:eastAsia="Times New Roman" w:hAnsiTheme="minorHAnsi" w:cs="Calibri"/>
                <w:color w:val="365F91"/>
                <w:sz w:val="22"/>
                <w:szCs w:val="22"/>
                <w:lang w:eastAsia="fr-FR"/>
              </w:rPr>
              <w:t> </w:t>
            </w:r>
            <w:ins w:id="528" w:author="ZNIBER Mohammed Elarabi" w:date="2017-12-18T21:31:00Z">
              <w:r w:rsidR="00C12308" w:rsidRPr="0055757D">
                <w:rPr>
                  <w:rFonts w:asciiTheme="minorHAnsi" w:hAnsiTheme="minorHAnsi"/>
                  <w:sz w:val="22"/>
                  <w:szCs w:val="22"/>
                </w:rPr>
                <w:t>Les acquisitions temporaires sont valorisées HT au prorata temporis</w:t>
              </w:r>
            </w:ins>
          </w:p>
        </w:tc>
      </w:tr>
      <w:tr w:rsidR="0025690E" w:rsidRPr="00C12308" w14:paraId="20AC7551" w14:textId="77777777" w:rsidTr="00820533">
        <w:trPr>
          <w:trHeight w:val="1200"/>
        </w:trPr>
        <w:tc>
          <w:tcPr>
            <w:tcW w:w="931" w:type="dxa"/>
            <w:vMerge/>
            <w:tcBorders>
              <w:top w:val="nil"/>
              <w:left w:val="single" w:sz="4" w:space="0" w:color="A6A6A6"/>
              <w:bottom w:val="single" w:sz="4" w:space="0" w:color="A6A6A6"/>
              <w:right w:val="single" w:sz="4" w:space="0" w:color="A6A6A6"/>
            </w:tcBorders>
            <w:vAlign w:val="center"/>
            <w:hideMark/>
          </w:tcPr>
          <w:p w14:paraId="62E5F80C" w14:textId="77777777" w:rsidR="0025690E" w:rsidRPr="00C12308" w:rsidRDefault="0025690E" w:rsidP="0025690E">
            <w:pPr>
              <w:spacing w:after="0" w:line="240" w:lineRule="auto"/>
              <w:rPr>
                <w:rFonts w:ascii="Calibri" w:eastAsia="Times New Roman" w:hAnsi="Calibri" w:cs="Calibri"/>
                <w:b/>
                <w:bCs/>
                <w:color w:val="365F91"/>
                <w:sz w:val="20"/>
                <w:szCs w:val="20"/>
                <w:lang w:eastAsia="fr-FR"/>
              </w:rPr>
            </w:pPr>
          </w:p>
        </w:tc>
        <w:tc>
          <w:tcPr>
            <w:tcW w:w="1359" w:type="dxa"/>
            <w:vMerge/>
            <w:tcBorders>
              <w:top w:val="nil"/>
              <w:left w:val="single" w:sz="4" w:space="0" w:color="A6A6A6"/>
              <w:bottom w:val="single" w:sz="4" w:space="0" w:color="A6A6A6"/>
              <w:right w:val="single" w:sz="4" w:space="0" w:color="A6A6A6"/>
            </w:tcBorders>
            <w:vAlign w:val="center"/>
            <w:hideMark/>
          </w:tcPr>
          <w:p w14:paraId="2B69C95D" w14:textId="77777777" w:rsidR="0025690E" w:rsidRPr="00C12308" w:rsidRDefault="0025690E" w:rsidP="0025690E">
            <w:pPr>
              <w:spacing w:after="0" w:line="240" w:lineRule="auto"/>
              <w:rPr>
                <w:rFonts w:ascii="Calibri" w:eastAsia="Times New Roman" w:hAnsi="Calibri" w:cs="Calibri"/>
                <w:color w:val="365F91"/>
                <w:sz w:val="20"/>
                <w:szCs w:val="20"/>
                <w:lang w:eastAsia="fr-FR"/>
              </w:rPr>
            </w:pPr>
          </w:p>
        </w:tc>
        <w:tc>
          <w:tcPr>
            <w:tcW w:w="4813" w:type="dxa"/>
            <w:tcBorders>
              <w:top w:val="nil"/>
              <w:left w:val="nil"/>
              <w:bottom w:val="single" w:sz="4" w:space="0" w:color="A6A6A6"/>
              <w:right w:val="single" w:sz="4" w:space="0" w:color="A6A6A6"/>
            </w:tcBorders>
            <w:shd w:val="clear" w:color="auto" w:fill="auto"/>
            <w:vAlign w:val="center"/>
            <w:hideMark/>
          </w:tcPr>
          <w:p w14:paraId="145EC8EF" w14:textId="77777777" w:rsidR="0025690E" w:rsidRPr="008A4378" w:rsidRDefault="0025690E" w:rsidP="0025690E">
            <w:pPr>
              <w:spacing w:after="0" w:line="240" w:lineRule="auto"/>
              <w:rPr>
                <w:ins w:id="529" w:author="ZNIBER Mohammed Elarabi" w:date="2017-12-18T21:30: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Somme des pensions reçues</w:t>
            </w:r>
            <w:r w:rsidRPr="00CF4B83">
              <w:rPr>
                <w:rFonts w:ascii="Calibri" w:eastAsia="Times New Roman" w:hAnsi="Calibri" w:cs="Calibri"/>
                <w:color w:val="365F91"/>
                <w:sz w:val="22"/>
                <w:szCs w:val="22"/>
                <w:lang w:eastAsia="fr-FR"/>
              </w:rPr>
              <w:br/>
              <w:t xml:space="preserve">  --------------------------------------------</w:t>
            </w:r>
            <w:r w:rsidR="001B0C1D" w:rsidRPr="00FA3CE0">
              <w:rPr>
                <w:rFonts w:ascii="Calibri" w:eastAsia="Times New Roman" w:hAnsi="Calibri" w:cs="Calibri"/>
                <w:color w:val="365F91"/>
                <w:sz w:val="22"/>
                <w:szCs w:val="22"/>
                <w:lang w:eastAsia="fr-FR"/>
              </w:rPr>
              <w:t>----</w:t>
            </w:r>
            <w:r w:rsidRPr="00FA3CE0">
              <w:rPr>
                <w:rFonts w:ascii="Calibri" w:eastAsia="Times New Roman" w:hAnsi="Calibri" w:cs="Calibri"/>
                <w:color w:val="365F91"/>
                <w:sz w:val="22"/>
                <w:szCs w:val="22"/>
                <w:lang w:eastAsia="fr-FR"/>
              </w:rPr>
              <w:t xml:space="preserve">- </w:t>
            </w:r>
            <w:r w:rsidRPr="008A4378">
              <w:rPr>
                <w:rFonts w:ascii="Calibri" w:eastAsia="Times New Roman" w:hAnsi="Calibri" w:cs="Calibri"/>
                <w:b/>
                <w:color w:val="365F91"/>
                <w:sz w:val="22"/>
                <w:szCs w:val="22"/>
                <w:lang w:eastAsia="fr-FR"/>
              </w:rPr>
              <w:t>&lt; ou = 100 %</w:t>
            </w:r>
            <w:r w:rsidRPr="008A4378">
              <w:rPr>
                <w:rFonts w:ascii="Calibri" w:eastAsia="Times New Roman" w:hAnsi="Calibri" w:cs="Calibri"/>
                <w:color w:val="365F91"/>
                <w:sz w:val="22"/>
                <w:szCs w:val="22"/>
                <w:lang w:eastAsia="fr-FR"/>
              </w:rPr>
              <w:br/>
              <w:t xml:space="preserve">                 Actif Net</w:t>
            </w:r>
          </w:p>
          <w:p w14:paraId="134F2BA1" w14:textId="43FE9CAA" w:rsidR="00C12308" w:rsidRPr="00CF4B83" w:rsidRDefault="00C12308" w:rsidP="0025690E">
            <w:pPr>
              <w:spacing w:after="0" w:line="240" w:lineRule="auto"/>
              <w:rPr>
                <w:rFonts w:ascii="Calibri" w:eastAsia="Times New Roman" w:hAnsi="Calibri" w:cs="Calibri"/>
                <w:color w:val="365F91"/>
                <w:sz w:val="22"/>
                <w:szCs w:val="22"/>
                <w:lang w:eastAsia="fr-FR"/>
              </w:rPr>
            </w:pPr>
            <w:ins w:id="530" w:author="ZNIBER Mohammed Elarabi" w:date="2017-12-18T21:30:00Z">
              <w:del w:id="531" w:author="Hasnaâ BARZALI" w:date="2018-01-10T12:09:00Z">
                <w:r w:rsidRPr="00CF4B83" w:rsidDel="00720654">
                  <w:rPr>
                    <w:rFonts w:cs="Arial"/>
                    <w:b/>
                    <w:color w:val="FF0000"/>
                    <w:sz w:val="22"/>
                    <w:szCs w:val="22"/>
                  </w:rPr>
                  <w:delText>Code SeSam: TYP_CLF_RAT_SEN_TYPCRS_RCRTRX</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5F4978CF" w14:textId="77777777" w:rsidR="0025690E" w:rsidRPr="0055757D" w:rsidRDefault="0025690E" w:rsidP="0025690E">
            <w:pPr>
              <w:spacing w:after="0" w:line="240" w:lineRule="auto"/>
              <w:rPr>
                <w:rFonts w:asciiTheme="minorHAnsi" w:eastAsia="Times New Roman" w:hAnsiTheme="minorHAnsi" w:cs="Calibri"/>
                <w:color w:val="365F91"/>
                <w:sz w:val="22"/>
                <w:szCs w:val="22"/>
                <w:lang w:eastAsia="fr-FR"/>
              </w:rPr>
            </w:pPr>
            <w:r w:rsidRPr="0055757D">
              <w:rPr>
                <w:rFonts w:asciiTheme="minorHAnsi" w:eastAsia="Times New Roman" w:hAnsiTheme="minorHAnsi" w:cs="Calibri"/>
                <w:color w:val="365F91"/>
                <w:sz w:val="22"/>
                <w:szCs w:val="22"/>
                <w:lang w:eastAsia="fr-FR"/>
              </w:rPr>
              <w:t> </w:t>
            </w:r>
            <w:ins w:id="532" w:author="ZNIBER Mohammed Elarabi" w:date="2017-12-18T21:31:00Z">
              <w:r w:rsidR="00C12308" w:rsidRPr="0055757D">
                <w:rPr>
                  <w:rFonts w:asciiTheme="minorHAnsi" w:hAnsiTheme="minorHAnsi"/>
                  <w:sz w:val="22"/>
                  <w:szCs w:val="22"/>
                </w:rPr>
                <w:t>Les acquisitions temporaires sont valorisées HT au prorata temporis</w:t>
              </w:r>
            </w:ins>
          </w:p>
        </w:tc>
      </w:tr>
      <w:tr w:rsidR="0025690E" w:rsidRPr="00DE40A2" w14:paraId="2D00CE82" w14:textId="77777777" w:rsidTr="00820533">
        <w:trPr>
          <w:trHeight w:val="1800"/>
        </w:trPr>
        <w:tc>
          <w:tcPr>
            <w:tcW w:w="931" w:type="dxa"/>
            <w:vMerge w:val="restart"/>
            <w:tcBorders>
              <w:top w:val="nil"/>
              <w:left w:val="single" w:sz="4" w:space="0" w:color="A6A6A6"/>
              <w:bottom w:val="single" w:sz="4" w:space="0" w:color="A6A6A6"/>
              <w:right w:val="single" w:sz="4" w:space="0" w:color="A6A6A6"/>
            </w:tcBorders>
            <w:shd w:val="clear" w:color="auto" w:fill="auto"/>
            <w:textDirection w:val="btLr"/>
            <w:vAlign w:val="center"/>
            <w:hideMark/>
          </w:tcPr>
          <w:p w14:paraId="131D6F48" w14:textId="77777777" w:rsidR="0025690E" w:rsidRPr="0025690E" w:rsidRDefault="0025690E" w:rsidP="0025690E">
            <w:pPr>
              <w:spacing w:after="0" w:line="240" w:lineRule="auto"/>
              <w:jc w:val="center"/>
              <w:rPr>
                <w:rFonts w:ascii="Calibri" w:eastAsia="Times New Roman" w:hAnsi="Calibri" w:cs="Calibri"/>
                <w:b/>
                <w:bCs/>
                <w:color w:val="365F91"/>
                <w:sz w:val="20"/>
                <w:szCs w:val="20"/>
                <w:lang w:eastAsia="fr-FR"/>
              </w:rPr>
            </w:pPr>
            <w:r w:rsidRPr="0025690E">
              <w:rPr>
                <w:rFonts w:ascii="Calibri" w:eastAsia="Times New Roman" w:hAnsi="Calibri" w:cs="Calibri"/>
                <w:b/>
                <w:bCs/>
                <w:color w:val="365F91"/>
                <w:sz w:val="20"/>
                <w:szCs w:val="20"/>
                <w:lang w:eastAsia="fr-FR"/>
              </w:rPr>
              <w:t>Ratios de classification des OPCVM</w:t>
            </w: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6B42E23D"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OPCVM Actions</w:t>
            </w:r>
          </w:p>
        </w:tc>
        <w:tc>
          <w:tcPr>
            <w:tcW w:w="4813" w:type="dxa"/>
            <w:tcBorders>
              <w:top w:val="nil"/>
              <w:left w:val="nil"/>
              <w:bottom w:val="single" w:sz="4" w:space="0" w:color="A6A6A6"/>
              <w:right w:val="single" w:sz="4" w:space="0" w:color="A6A6A6"/>
            </w:tcBorders>
            <w:shd w:val="clear" w:color="auto" w:fill="auto"/>
            <w:vAlign w:val="center"/>
            <w:hideMark/>
          </w:tcPr>
          <w:p w14:paraId="7FEE2A21" w14:textId="4A889427" w:rsidR="0025690E" w:rsidRPr="008A4378" w:rsidRDefault="007A7E1C" w:rsidP="0025690E">
            <w:pPr>
              <w:spacing w:after="0" w:line="240" w:lineRule="auto"/>
              <w:rPr>
                <w:ins w:id="533" w:author="ZNIBER Mohammed Elarabi" w:date="2017-12-18T21:33:00Z"/>
                <w:rFonts w:ascii="Calibri" w:eastAsia="Times New Roman" w:hAnsi="Calibri" w:cs="Calibri"/>
                <w:color w:val="365F91"/>
                <w:sz w:val="22"/>
                <w:szCs w:val="22"/>
                <w:lang w:eastAsia="fr-FR"/>
              </w:rPr>
            </w:pPr>
            <w:ins w:id="534" w:author="Hasnaâ BARZALI" w:date="2018-01-17T16:35:00Z">
              <w:r w:rsidRPr="00CF4B83">
                <w:rPr>
                  <w:rFonts w:ascii="Calibri" w:eastAsia="Times New Roman" w:hAnsi="Calibri" w:cs="Calibri"/>
                  <w:color w:val="365F91"/>
                  <w:sz w:val="22"/>
                  <w:szCs w:val="22"/>
                  <w:lang w:eastAsia="fr-FR"/>
                </w:rPr>
                <w:t>(</w:t>
              </w:r>
            </w:ins>
            <w:r w:rsidR="0025690E" w:rsidRPr="00CF4B83">
              <w:rPr>
                <w:rFonts w:ascii="Calibri" w:eastAsia="Times New Roman" w:hAnsi="Calibri" w:cs="Calibri"/>
                <w:color w:val="365F91"/>
                <w:sz w:val="22"/>
                <w:szCs w:val="22"/>
                <w:lang w:eastAsia="fr-FR"/>
              </w:rPr>
              <w:t>Titres  actions</w:t>
            </w:r>
            <w:r w:rsidR="00820533" w:rsidRPr="00CF4B83">
              <w:rPr>
                <w:rFonts w:ascii="Calibri" w:eastAsia="Times New Roman" w:hAnsi="Calibri" w:cs="Calibri"/>
                <w:color w:val="365F91"/>
                <w:sz w:val="22"/>
                <w:szCs w:val="22"/>
                <w:lang w:eastAsia="fr-FR"/>
              </w:rPr>
              <w:t xml:space="preserve"> </w:t>
            </w:r>
            <w:r w:rsidR="0025690E" w:rsidRPr="00CF4B83">
              <w:rPr>
                <w:rFonts w:ascii="Calibri" w:eastAsia="Times New Roman" w:hAnsi="Calibri" w:cs="Calibri"/>
                <w:color w:val="365F91"/>
                <w:sz w:val="22"/>
                <w:szCs w:val="22"/>
                <w:lang w:eastAsia="fr-FR"/>
              </w:rPr>
              <w:t>+</w:t>
            </w:r>
            <w:r w:rsidR="00820533" w:rsidRPr="00CF4B83">
              <w:rPr>
                <w:rFonts w:ascii="Calibri" w:eastAsia="Times New Roman" w:hAnsi="Calibri" w:cs="Calibri"/>
                <w:color w:val="365F91"/>
                <w:sz w:val="22"/>
                <w:szCs w:val="22"/>
                <w:lang w:eastAsia="fr-FR"/>
              </w:rPr>
              <w:t xml:space="preserve"> </w:t>
            </w:r>
            <w:r w:rsidR="0025690E" w:rsidRPr="00CF4B83">
              <w:rPr>
                <w:rFonts w:ascii="Calibri" w:eastAsia="Times New Roman" w:hAnsi="Calibri" w:cs="Calibri"/>
                <w:color w:val="365F91"/>
                <w:sz w:val="22"/>
                <w:szCs w:val="22"/>
                <w:lang w:eastAsia="fr-FR"/>
              </w:rPr>
              <w:t>Certificats d'Investissement+ Droits d'attribution ou de souscription</w:t>
            </w:r>
            <w:del w:id="535" w:author="Hasnaâ BARZALI" w:date="2018-02-05T09:51:00Z">
              <w:r w:rsidR="0025690E" w:rsidRPr="00CF4B83" w:rsidDel="0001451E">
                <w:rPr>
                  <w:rFonts w:ascii="Calibri" w:eastAsia="Times New Roman" w:hAnsi="Calibri" w:cs="Calibri"/>
                  <w:color w:val="365F91"/>
                  <w:sz w:val="22"/>
                  <w:szCs w:val="22"/>
                  <w:lang w:eastAsia="fr-FR"/>
                </w:rPr>
                <w:delText xml:space="preserve"> </w:delText>
              </w:r>
            </w:del>
            <w:ins w:id="536" w:author="Hasnaâ BARZALI" w:date="2018-01-17T16:35:00Z">
              <w:r w:rsidRPr="00CF4B83">
                <w:rPr>
                  <w:rFonts w:ascii="Calibri" w:eastAsia="Times New Roman" w:hAnsi="Calibri" w:cs="Calibri"/>
                  <w:color w:val="365F91"/>
                  <w:sz w:val="22"/>
                  <w:szCs w:val="22"/>
                  <w:lang w:eastAsia="fr-FR"/>
                </w:rPr>
                <w:t>)</w:t>
              </w:r>
            </w:ins>
            <w:ins w:id="537" w:author="Hasnaâ BARZALI" w:date="2018-01-17T16:34:00Z">
              <w:r w:rsidRPr="00CF4B83">
                <w:rPr>
                  <w:rFonts w:ascii="Calibri" w:eastAsia="Times New Roman" w:hAnsi="Calibri" w:cs="Calibri"/>
                  <w:color w:val="365F91"/>
                  <w:sz w:val="22"/>
                  <w:szCs w:val="22"/>
                  <w:lang w:eastAsia="fr-FR"/>
                </w:rPr>
                <w:t>Inscrits à la cote de la bo</w:t>
              </w:r>
              <w:r w:rsidRPr="00FA3CE0">
                <w:rPr>
                  <w:rFonts w:ascii="Calibri" w:eastAsia="Times New Roman" w:hAnsi="Calibri" w:cs="Calibri"/>
                  <w:color w:val="365F91"/>
                  <w:sz w:val="22"/>
                  <w:szCs w:val="22"/>
                  <w:lang w:eastAsia="fr-FR"/>
                </w:rPr>
                <w:t xml:space="preserve">urse des valeurs ou sur </w:t>
              </w:r>
              <w:r w:rsidRPr="008A4378">
                <w:rPr>
                  <w:rFonts w:ascii="Calibri" w:eastAsia="Times New Roman" w:hAnsi="Calibri" w:cs="Calibri"/>
                  <w:color w:val="365F91"/>
                  <w:sz w:val="22"/>
                  <w:szCs w:val="22"/>
                  <w:lang w:eastAsia="fr-FR"/>
                </w:rPr>
                <w:t>tout autre  marché réglementé, en</w:t>
              </w:r>
              <w:r w:rsidRPr="00CF4B83">
                <w:rPr>
                  <w:rFonts w:eastAsia="Times New Roman" w:cs="Arial"/>
                  <w:color w:val="auto"/>
                  <w:sz w:val="22"/>
                  <w:szCs w:val="22"/>
                  <w:lang w:eastAsia="fr-FR"/>
                </w:rPr>
                <w:t xml:space="preserve"> </w:t>
              </w:r>
              <w:r w:rsidRPr="00CF4B83">
                <w:rPr>
                  <w:rFonts w:ascii="Calibri" w:eastAsia="Times New Roman" w:hAnsi="Calibri" w:cs="Calibri"/>
                  <w:color w:val="365F91"/>
                  <w:sz w:val="22"/>
                  <w:szCs w:val="22"/>
                  <w:lang w:eastAsia="fr-FR"/>
                </w:rPr>
                <w:t>fonctionnement régulier et ouvert au public</w:t>
              </w:r>
            </w:ins>
            <w:r w:rsidR="0025690E" w:rsidRPr="00FA3CE0">
              <w:rPr>
                <w:rFonts w:ascii="Calibri" w:eastAsia="Times New Roman" w:hAnsi="Calibri" w:cs="Calibri"/>
                <w:color w:val="365F91"/>
                <w:sz w:val="22"/>
                <w:szCs w:val="22"/>
                <w:lang w:eastAsia="fr-FR"/>
              </w:rPr>
              <w:br/>
              <w:t xml:space="preserve">----------------------------------------------------- </w:t>
            </w:r>
            <w:r w:rsidR="0025690E" w:rsidRPr="00FA3CE0">
              <w:rPr>
                <w:rFonts w:ascii="Calibri" w:eastAsia="Times New Roman" w:hAnsi="Calibri" w:cs="Calibri"/>
                <w:b/>
                <w:color w:val="365F91"/>
                <w:sz w:val="22"/>
                <w:szCs w:val="22"/>
                <w:lang w:eastAsia="fr-FR"/>
              </w:rPr>
              <w:t>&gt; ou = 60 %</w:t>
            </w:r>
            <w:r w:rsidR="0025690E" w:rsidRPr="008A4378">
              <w:rPr>
                <w:rFonts w:ascii="Calibri" w:eastAsia="Times New Roman" w:hAnsi="Calibri" w:cs="Calibri"/>
                <w:color w:val="365F91"/>
                <w:sz w:val="22"/>
                <w:szCs w:val="22"/>
                <w:lang w:eastAsia="fr-FR"/>
              </w:rPr>
              <w:br/>
              <w:t xml:space="preserve">  (Total Actif - liquidités - titres d'OPCVM "actions")</w:t>
            </w:r>
          </w:p>
          <w:p w14:paraId="6ED32A73" w14:textId="66B76653" w:rsidR="00C12308" w:rsidRPr="00CF4B83" w:rsidRDefault="00C12308" w:rsidP="00817B3D">
            <w:pPr>
              <w:tabs>
                <w:tab w:val="left" w:pos="567"/>
                <w:tab w:val="left" w:pos="709"/>
                <w:tab w:val="left" w:pos="1418"/>
                <w:tab w:val="center" w:pos="4537"/>
              </w:tabs>
              <w:rPr>
                <w:rFonts w:ascii="Calibri" w:eastAsia="Times New Roman" w:hAnsi="Calibri" w:cs="Calibri"/>
                <w:color w:val="365F91"/>
                <w:sz w:val="22"/>
                <w:szCs w:val="22"/>
                <w:lang w:eastAsia="fr-FR"/>
              </w:rPr>
            </w:pPr>
            <w:ins w:id="538" w:author="ZNIBER Mohammed Elarabi" w:date="2017-12-18T21:33:00Z">
              <w:del w:id="539" w:author="Hasnaâ BARZALI" w:date="2018-01-10T12:09:00Z">
                <w:r w:rsidRPr="00CF4B83" w:rsidDel="00720654">
                  <w:rPr>
                    <w:rFonts w:cs="Arial"/>
                    <w:b/>
                    <w:sz w:val="22"/>
                    <w:szCs w:val="22"/>
                  </w:rPr>
                  <w:delText>Code SeSam : TYP_CLF_RAT_SEN_TYPCRS_CACT</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36105E5C" w14:textId="77777777" w:rsidR="0025690E" w:rsidRPr="0055757D" w:rsidRDefault="0025690E" w:rsidP="0025690E">
            <w:pPr>
              <w:spacing w:after="0" w:line="240" w:lineRule="auto"/>
              <w:rPr>
                <w:rFonts w:asciiTheme="minorHAnsi" w:eastAsia="Times New Roman" w:hAnsiTheme="minorHAnsi" w:cs="Calibri"/>
                <w:color w:val="365F91"/>
                <w:sz w:val="22"/>
                <w:szCs w:val="22"/>
                <w:lang w:eastAsia="fr-FR"/>
              </w:rPr>
            </w:pPr>
            <w:r w:rsidRPr="0055757D">
              <w:rPr>
                <w:rFonts w:asciiTheme="minorHAnsi" w:eastAsia="Times New Roman" w:hAnsiTheme="minorHAnsi" w:cs="Calibri"/>
                <w:color w:val="365F91"/>
                <w:sz w:val="22"/>
                <w:szCs w:val="22"/>
                <w:lang w:eastAsia="fr-FR"/>
              </w:rPr>
              <w:t> </w:t>
            </w:r>
            <w:ins w:id="540" w:author="ZNIBER Mohammed Elarabi" w:date="2017-12-18T21:44:00Z">
              <w:r w:rsidR="00DE40A2" w:rsidRPr="0055757D">
                <w:rPr>
                  <w:rFonts w:asciiTheme="minorHAnsi" w:hAnsiTheme="minorHAnsi" w:cs="Arial"/>
                  <w:sz w:val="22"/>
                  <w:szCs w:val="22"/>
                </w:rPr>
                <w:t>Liquidité : (Banque MAD +) + (contrevaleur du solde du Comptes devises *+) + DAT ≤ à 2 ANS</w:t>
              </w:r>
            </w:ins>
          </w:p>
        </w:tc>
      </w:tr>
      <w:tr w:rsidR="0025690E" w:rsidRPr="0025690E" w14:paraId="2DD2C6C0" w14:textId="77777777" w:rsidTr="00820533">
        <w:trPr>
          <w:trHeight w:val="2109"/>
        </w:trPr>
        <w:tc>
          <w:tcPr>
            <w:tcW w:w="931" w:type="dxa"/>
            <w:vMerge/>
            <w:tcBorders>
              <w:top w:val="nil"/>
              <w:left w:val="single" w:sz="4" w:space="0" w:color="A6A6A6"/>
              <w:bottom w:val="single" w:sz="4" w:space="0" w:color="A6A6A6"/>
              <w:right w:val="single" w:sz="4" w:space="0" w:color="A6A6A6"/>
            </w:tcBorders>
            <w:vAlign w:val="center"/>
            <w:hideMark/>
          </w:tcPr>
          <w:p w14:paraId="12FF17F6" w14:textId="77777777" w:rsidR="0025690E" w:rsidRPr="00DE40A2"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5F46FDD3" w14:textId="77777777" w:rsidR="0025690E" w:rsidRPr="0025690E" w:rsidRDefault="0025690E" w:rsidP="00820533">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OPCVM « Obligations à court terme» (OCT)</w:t>
            </w:r>
          </w:p>
        </w:tc>
        <w:tc>
          <w:tcPr>
            <w:tcW w:w="4813" w:type="dxa"/>
            <w:tcBorders>
              <w:top w:val="nil"/>
              <w:left w:val="nil"/>
              <w:bottom w:val="single" w:sz="4" w:space="0" w:color="A6A6A6"/>
              <w:right w:val="single" w:sz="4" w:space="0" w:color="A6A6A6"/>
            </w:tcBorders>
            <w:shd w:val="clear" w:color="auto" w:fill="auto"/>
            <w:vAlign w:val="center"/>
            <w:hideMark/>
          </w:tcPr>
          <w:p w14:paraId="4184701A" w14:textId="77777777" w:rsidR="0025690E" w:rsidRPr="001940DE" w:rsidRDefault="0025690E" w:rsidP="0025690E">
            <w:pPr>
              <w:spacing w:after="0" w:line="240" w:lineRule="auto"/>
              <w:rPr>
                <w:ins w:id="541" w:author="ZNIBER Mohammed Elarabi" w:date="2017-12-18T21:34: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br/>
              <w:t xml:space="preserve"> ---------------------------------------------------- </w:t>
            </w:r>
            <w:r w:rsidRPr="00FA3CE0">
              <w:rPr>
                <w:rFonts w:ascii="Calibri" w:eastAsia="Times New Roman" w:hAnsi="Calibri" w:cs="Calibri"/>
                <w:b/>
                <w:color w:val="365F91"/>
                <w:sz w:val="22"/>
                <w:szCs w:val="22"/>
                <w:lang w:eastAsia="fr-FR"/>
              </w:rPr>
              <w:t>&gt; ou = 90 %</w:t>
            </w:r>
            <w:r w:rsidRPr="00FA3CE0">
              <w:rPr>
                <w:rFonts w:ascii="Calibri" w:eastAsia="Times New Roman" w:hAnsi="Calibri" w:cs="Calibri"/>
                <w:color w:val="365F91"/>
                <w:sz w:val="22"/>
                <w:szCs w:val="22"/>
                <w:lang w:eastAsia="fr-FR"/>
              </w:rPr>
              <w:br/>
              <w:t>(Total Actif - liquidités - Pensions reçues - Titres d'OPCVM "OCT")</w:t>
            </w:r>
          </w:p>
          <w:p w14:paraId="10CD773B" w14:textId="77777777" w:rsidR="00C12308" w:rsidRPr="008A4378" w:rsidRDefault="00C12308" w:rsidP="0025690E">
            <w:pPr>
              <w:spacing w:after="0" w:line="240" w:lineRule="auto"/>
              <w:rPr>
                <w:ins w:id="542" w:author="ZNIBER Mohammed Elarabi" w:date="2017-12-18T21:34:00Z"/>
                <w:rFonts w:ascii="Calibri" w:eastAsia="Times New Roman" w:hAnsi="Calibri" w:cs="Calibri"/>
                <w:color w:val="365F91"/>
                <w:sz w:val="22"/>
                <w:szCs w:val="22"/>
                <w:lang w:eastAsia="fr-FR"/>
              </w:rPr>
            </w:pPr>
          </w:p>
          <w:p w14:paraId="3563C77C" w14:textId="24DD6F12" w:rsidR="00C12308" w:rsidRPr="00CF4B83" w:rsidDel="00720654" w:rsidRDefault="00C12308" w:rsidP="00C12308">
            <w:pPr>
              <w:tabs>
                <w:tab w:val="left" w:pos="567"/>
                <w:tab w:val="left" w:pos="709"/>
                <w:tab w:val="left" w:pos="1418"/>
                <w:tab w:val="center" w:pos="4537"/>
              </w:tabs>
              <w:rPr>
                <w:ins w:id="543" w:author="ZNIBER Mohammed Elarabi" w:date="2017-12-18T21:34:00Z"/>
                <w:del w:id="544" w:author="Hasnaâ BARZALI" w:date="2018-01-10T12:09:00Z"/>
                <w:rFonts w:cs="Arial"/>
                <w:b/>
                <w:sz w:val="22"/>
                <w:szCs w:val="22"/>
              </w:rPr>
            </w:pPr>
            <w:ins w:id="545" w:author="ZNIBER Mohammed Elarabi" w:date="2017-12-18T21:34:00Z">
              <w:del w:id="546" w:author="Hasnaâ BARZALI" w:date="2018-01-10T12:09:00Z">
                <w:r w:rsidRPr="00CF4B83" w:rsidDel="00720654">
                  <w:rPr>
                    <w:rFonts w:cs="Arial"/>
                    <w:b/>
                    <w:sz w:val="22"/>
                    <w:szCs w:val="22"/>
                  </w:rPr>
                  <w:delText>Code SeSam : TYP_CLF_RAT_SEN_TYPCRS_COBL</w:delText>
                </w:r>
              </w:del>
            </w:ins>
          </w:p>
          <w:p w14:paraId="4FE8AA9A" w14:textId="77777777" w:rsidR="00C12308" w:rsidRPr="00CF4B83" w:rsidRDefault="00C12308" w:rsidP="00F832C1">
            <w:pPr>
              <w:tabs>
                <w:tab w:val="left" w:pos="567"/>
                <w:tab w:val="left" w:pos="709"/>
                <w:tab w:val="left" w:pos="1418"/>
                <w:tab w:val="center" w:pos="4537"/>
              </w:tabs>
              <w:rPr>
                <w:rFonts w:ascii="Calibri" w:eastAsia="Times New Roman" w:hAnsi="Calibri" w:cs="Calibri"/>
                <w:color w:val="365F91"/>
                <w:sz w:val="22"/>
                <w:szCs w:val="22"/>
                <w:lang w:eastAsia="fr-FR"/>
              </w:rPr>
            </w:pPr>
          </w:p>
        </w:tc>
        <w:tc>
          <w:tcPr>
            <w:tcW w:w="3777" w:type="dxa"/>
            <w:tcBorders>
              <w:top w:val="nil"/>
              <w:left w:val="nil"/>
              <w:bottom w:val="single" w:sz="4" w:space="0" w:color="A6A6A6"/>
              <w:right w:val="single" w:sz="4" w:space="0" w:color="A6A6A6"/>
            </w:tcBorders>
            <w:shd w:val="clear" w:color="auto" w:fill="auto"/>
            <w:vAlign w:val="center"/>
            <w:hideMark/>
          </w:tcPr>
          <w:p w14:paraId="2BE5A585" w14:textId="77777777" w:rsidR="00DE40A2" w:rsidRPr="0055757D" w:rsidRDefault="00DE40A2" w:rsidP="0025690E">
            <w:pPr>
              <w:spacing w:after="0" w:line="240" w:lineRule="auto"/>
              <w:rPr>
                <w:ins w:id="547" w:author="ZNIBER Mohammed Elarabi" w:date="2017-12-18T21:44:00Z"/>
                <w:rFonts w:asciiTheme="minorHAnsi" w:hAnsiTheme="minorHAnsi" w:cs="Arial"/>
                <w:sz w:val="22"/>
                <w:szCs w:val="22"/>
              </w:rPr>
            </w:pPr>
            <w:ins w:id="548" w:author="ZNIBER Mohammed Elarabi" w:date="2017-12-18T21:44:00Z">
              <w:r w:rsidRPr="0055757D">
                <w:rPr>
                  <w:rFonts w:asciiTheme="minorHAnsi" w:hAnsiTheme="minorHAnsi" w:cs="Arial"/>
                  <w:sz w:val="22"/>
                  <w:szCs w:val="22"/>
                </w:rPr>
                <w:t>Liquidité : (Banque MAD +) + (contrevaleur du solde du Comptes devises *+) + DAT ≤ à 2 ANS</w:t>
              </w:r>
            </w:ins>
          </w:p>
          <w:p w14:paraId="240BB569" w14:textId="77777777" w:rsidR="00DE40A2" w:rsidRPr="00CF4B83" w:rsidRDefault="00DE40A2" w:rsidP="0025690E">
            <w:pPr>
              <w:spacing w:after="0" w:line="240" w:lineRule="auto"/>
              <w:rPr>
                <w:ins w:id="549" w:author="ZNIBER Mohammed Elarabi" w:date="2017-12-18T21:44:00Z"/>
                <w:rFonts w:ascii="Calibri" w:eastAsia="Times New Roman" w:hAnsi="Calibri" w:cs="Calibri"/>
                <w:color w:val="365F91"/>
                <w:sz w:val="22"/>
                <w:szCs w:val="22"/>
                <w:lang w:eastAsia="fr-FR"/>
              </w:rPr>
            </w:pPr>
          </w:p>
          <w:p w14:paraId="703B4BAB" w14:textId="77777777" w:rsidR="0025690E" w:rsidRPr="00FA3CE0" w:rsidRDefault="0025690E" w:rsidP="0025690E">
            <w:pPr>
              <w:spacing w:after="0" w:line="240" w:lineRule="auto"/>
              <w:rPr>
                <w:rFonts w:ascii="Calibri" w:eastAsia="Times New Roman" w:hAnsi="Calibri" w:cs="Calibri"/>
                <w:color w:val="365F91"/>
                <w:sz w:val="22"/>
                <w:szCs w:val="22"/>
                <w:lang w:eastAsia="fr-FR"/>
              </w:rPr>
            </w:pPr>
            <w:r w:rsidRPr="00FA3CE0">
              <w:rPr>
                <w:rFonts w:ascii="Calibri" w:eastAsia="Times New Roman" w:hAnsi="Calibri" w:cs="Calibri"/>
                <w:color w:val="365F91"/>
                <w:sz w:val="22"/>
                <w:szCs w:val="22"/>
                <w:lang w:eastAsia="fr-FR"/>
              </w:rPr>
              <w:t>Un OPCVM « obligations court terme » ne peut détenir d’actions, ni de certificats d’investissement, ni de droits d’attribution ou de souscription, ni de parts d’OPCVM « actions », ni de parts d’OPCVM « diversifiés », ni de parts d’OPCVM "Contractuel".</w:t>
            </w:r>
          </w:p>
        </w:tc>
      </w:tr>
      <w:tr w:rsidR="0025690E" w:rsidRPr="00DE40A2" w14:paraId="75F29DCA" w14:textId="77777777" w:rsidTr="00F3655C">
        <w:tblPrEx>
          <w:tblW w:w="10880" w:type="dxa"/>
          <w:tblInd w:w="55" w:type="dxa"/>
          <w:tblCellMar>
            <w:left w:w="70" w:type="dxa"/>
            <w:right w:w="70" w:type="dxa"/>
          </w:tblCellMar>
          <w:tblPrExChange w:id="550" w:author="Hasnaâ BARZALI" w:date="2017-12-28T11:14:00Z">
            <w:tblPrEx>
              <w:tblW w:w="10880" w:type="dxa"/>
              <w:tblInd w:w="55" w:type="dxa"/>
              <w:tblCellMar>
                <w:left w:w="70" w:type="dxa"/>
                <w:right w:w="70" w:type="dxa"/>
              </w:tblCellMar>
            </w:tblPrEx>
          </w:tblPrExChange>
        </w:tblPrEx>
        <w:trPr>
          <w:trHeight w:val="240"/>
          <w:trPrChange w:id="551" w:author="Hasnaâ BARZALI" w:date="2017-12-28T11:14:00Z">
            <w:trPr>
              <w:gridAfter w:val="0"/>
              <w:trHeight w:val="2065"/>
            </w:trPr>
          </w:trPrChange>
        </w:trPr>
        <w:tc>
          <w:tcPr>
            <w:tcW w:w="931" w:type="dxa"/>
            <w:vMerge/>
            <w:tcBorders>
              <w:top w:val="nil"/>
              <w:left w:val="single" w:sz="4" w:space="0" w:color="A6A6A6"/>
              <w:bottom w:val="single" w:sz="4" w:space="0" w:color="A6A6A6"/>
              <w:right w:val="single" w:sz="4" w:space="0" w:color="A6A6A6"/>
            </w:tcBorders>
            <w:vAlign w:val="center"/>
            <w:hideMark/>
            <w:tcPrChange w:id="552" w:author="Hasnaâ BARZALI" w:date="2017-12-28T11:14:00Z">
              <w:tcPr>
                <w:tcW w:w="931" w:type="dxa"/>
                <w:gridSpan w:val="2"/>
                <w:vMerge/>
                <w:tcBorders>
                  <w:top w:val="nil"/>
                  <w:left w:val="single" w:sz="4" w:space="0" w:color="A6A6A6"/>
                  <w:bottom w:val="single" w:sz="4" w:space="0" w:color="A6A6A6"/>
                  <w:right w:val="single" w:sz="4" w:space="0" w:color="A6A6A6"/>
                </w:tcBorders>
                <w:vAlign w:val="center"/>
                <w:hideMark/>
              </w:tcPr>
            </w:tcPrChange>
          </w:tcPr>
          <w:p w14:paraId="0A1F6F52" w14:textId="77777777" w:rsidR="0025690E" w:rsidRPr="0025690E"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Change w:id="553" w:author="Hasnaâ BARZALI" w:date="2017-12-28T11:14:00Z">
              <w:tcPr>
                <w:tcW w:w="1359" w:type="dxa"/>
                <w:gridSpan w:val="2"/>
                <w:tcBorders>
                  <w:top w:val="nil"/>
                  <w:left w:val="nil"/>
                  <w:bottom w:val="single" w:sz="4" w:space="0" w:color="A6A6A6"/>
                  <w:right w:val="single" w:sz="4" w:space="0" w:color="A6A6A6"/>
                </w:tcBorders>
                <w:shd w:val="clear" w:color="auto" w:fill="auto"/>
                <w:textDirection w:val="btLr"/>
                <w:vAlign w:val="center"/>
                <w:hideMark/>
              </w:tcPr>
            </w:tcPrChange>
          </w:tcPr>
          <w:p w14:paraId="72FE5FC6" w14:textId="77777777" w:rsidR="0025690E" w:rsidRPr="0025690E" w:rsidRDefault="0025690E" w:rsidP="00820533">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OPCVM " Obligations moyen et long terme" (OMLT)</w:t>
            </w:r>
          </w:p>
        </w:tc>
        <w:tc>
          <w:tcPr>
            <w:tcW w:w="4813" w:type="dxa"/>
            <w:tcBorders>
              <w:top w:val="nil"/>
              <w:left w:val="nil"/>
              <w:bottom w:val="single" w:sz="4" w:space="0" w:color="A6A6A6"/>
              <w:right w:val="single" w:sz="4" w:space="0" w:color="A6A6A6"/>
            </w:tcBorders>
            <w:shd w:val="clear" w:color="auto" w:fill="auto"/>
            <w:vAlign w:val="center"/>
            <w:hideMark/>
            <w:tcPrChange w:id="554" w:author="Hasnaâ BARZALI" w:date="2017-12-28T11:14:00Z">
              <w:tcPr>
                <w:tcW w:w="4813" w:type="dxa"/>
                <w:gridSpan w:val="2"/>
                <w:tcBorders>
                  <w:top w:val="nil"/>
                  <w:left w:val="nil"/>
                  <w:bottom w:val="single" w:sz="4" w:space="0" w:color="A6A6A6"/>
                  <w:right w:val="single" w:sz="4" w:space="0" w:color="A6A6A6"/>
                </w:tcBorders>
                <w:shd w:val="clear" w:color="auto" w:fill="auto"/>
                <w:vAlign w:val="center"/>
                <w:hideMark/>
              </w:tcPr>
            </w:tcPrChange>
          </w:tcPr>
          <w:p w14:paraId="23AD179B" w14:textId="77777777" w:rsidR="0025690E" w:rsidRPr="008A4378" w:rsidRDefault="0025690E" w:rsidP="0025690E">
            <w:pPr>
              <w:spacing w:after="0" w:line="240" w:lineRule="auto"/>
              <w:rPr>
                <w:ins w:id="555" w:author="ZNIBER Mohammed Elarabi" w:date="2017-12-18T21:34: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 xml:space="preserve">  Valorisation des Titres de créances</w:t>
            </w:r>
            <w:r w:rsidRPr="00CF4B83">
              <w:rPr>
                <w:rFonts w:ascii="Calibri" w:eastAsia="Times New Roman" w:hAnsi="Calibri" w:cs="Calibri"/>
                <w:color w:val="365F91"/>
                <w:sz w:val="22"/>
                <w:szCs w:val="22"/>
                <w:lang w:eastAsia="fr-FR"/>
              </w:rPr>
              <w:br/>
              <w:t>------------------------</w:t>
            </w:r>
            <w:r w:rsidRPr="00FA3CE0">
              <w:rPr>
                <w:rFonts w:ascii="Calibri" w:eastAsia="Times New Roman" w:hAnsi="Calibri" w:cs="Calibri"/>
                <w:color w:val="365F91"/>
                <w:sz w:val="22"/>
                <w:szCs w:val="22"/>
                <w:lang w:eastAsia="fr-FR"/>
              </w:rPr>
              <w:t>----------------------</w:t>
            </w:r>
            <w:r w:rsidR="001B0C1D" w:rsidRPr="00FA3CE0">
              <w:rPr>
                <w:rFonts w:ascii="Calibri" w:eastAsia="Times New Roman" w:hAnsi="Calibri" w:cs="Calibri"/>
                <w:color w:val="365F91"/>
                <w:sz w:val="22"/>
                <w:szCs w:val="22"/>
                <w:lang w:eastAsia="fr-FR"/>
              </w:rPr>
              <w:t>----</w:t>
            </w:r>
            <w:r w:rsidRPr="00FA3CE0">
              <w:rPr>
                <w:rFonts w:ascii="Calibri" w:eastAsia="Times New Roman" w:hAnsi="Calibri" w:cs="Calibri"/>
                <w:color w:val="365F91"/>
                <w:sz w:val="22"/>
                <w:szCs w:val="22"/>
                <w:lang w:eastAsia="fr-FR"/>
              </w:rPr>
              <w:t>---</w:t>
            </w:r>
            <w:r w:rsidRPr="00FA3CE0">
              <w:rPr>
                <w:rFonts w:ascii="Calibri" w:eastAsia="Times New Roman" w:hAnsi="Calibri" w:cs="Calibri"/>
                <w:b/>
                <w:color w:val="365F91"/>
                <w:sz w:val="22"/>
                <w:szCs w:val="22"/>
                <w:lang w:eastAsia="fr-FR"/>
              </w:rPr>
              <w:t>&gt; ou = 90 %</w:t>
            </w:r>
            <w:r w:rsidRPr="00FA3CE0">
              <w:rPr>
                <w:rFonts w:ascii="Calibri" w:eastAsia="Times New Roman" w:hAnsi="Calibri" w:cs="Calibri"/>
                <w:color w:val="365F91"/>
                <w:sz w:val="22"/>
                <w:szCs w:val="22"/>
                <w:lang w:eastAsia="fr-FR"/>
              </w:rPr>
              <w:br/>
              <w:t>(Total Actif - liquidités - Pensions reçues - Titres d'OPCVM "OMLT")</w:t>
            </w:r>
          </w:p>
          <w:p w14:paraId="426F65B5" w14:textId="0FB374B8" w:rsidR="00C12308" w:rsidRPr="00CF4B83" w:rsidDel="00F3655C" w:rsidRDefault="00C12308" w:rsidP="00F3655C">
            <w:pPr>
              <w:tabs>
                <w:tab w:val="left" w:pos="567"/>
                <w:tab w:val="left" w:pos="709"/>
                <w:tab w:val="left" w:pos="1418"/>
                <w:tab w:val="center" w:pos="4537"/>
              </w:tabs>
              <w:rPr>
                <w:ins w:id="556" w:author="ZNIBER Mohammed Elarabi" w:date="2017-12-18T21:34:00Z"/>
                <w:del w:id="557" w:author="Hasnaâ BARZALI" w:date="2017-12-28T11:14:00Z"/>
                <w:rFonts w:cs="Arial"/>
                <w:b/>
                <w:sz w:val="22"/>
                <w:szCs w:val="22"/>
              </w:rPr>
            </w:pPr>
            <w:ins w:id="558" w:author="ZNIBER Mohammed Elarabi" w:date="2017-12-18T21:34:00Z">
              <w:del w:id="559" w:author="Hasnaâ BARZALI" w:date="2018-01-10T12:09:00Z">
                <w:r w:rsidRPr="00CF4B83" w:rsidDel="00720654">
                  <w:rPr>
                    <w:rFonts w:cs="Arial"/>
                    <w:b/>
                    <w:sz w:val="22"/>
                    <w:szCs w:val="22"/>
                  </w:rPr>
                  <w:delText>Code SeSam: TYP_CLF_RAT_SEN_TYPCRS_COBL</w:delText>
                </w:r>
              </w:del>
            </w:ins>
          </w:p>
          <w:p w14:paraId="469DA6C6" w14:textId="77777777" w:rsidR="00C12308" w:rsidRPr="00CF4B83" w:rsidRDefault="00C12308" w:rsidP="00F832C1">
            <w:pPr>
              <w:tabs>
                <w:tab w:val="left" w:pos="567"/>
                <w:tab w:val="left" w:pos="709"/>
                <w:tab w:val="left" w:pos="1418"/>
                <w:tab w:val="center" w:pos="4537"/>
              </w:tabs>
              <w:rPr>
                <w:rFonts w:ascii="Calibri" w:eastAsia="Times New Roman" w:hAnsi="Calibri" w:cs="Calibri"/>
                <w:color w:val="365F91"/>
                <w:sz w:val="22"/>
                <w:szCs w:val="22"/>
                <w:lang w:eastAsia="fr-FR"/>
              </w:rPr>
            </w:pPr>
          </w:p>
        </w:tc>
        <w:tc>
          <w:tcPr>
            <w:tcW w:w="3777" w:type="dxa"/>
            <w:tcBorders>
              <w:top w:val="nil"/>
              <w:left w:val="nil"/>
              <w:bottom w:val="single" w:sz="4" w:space="0" w:color="A6A6A6"/>
              <w:right w:val="single" w:sz="4" w:space="0" w:color="A6A6A6"/>
            </w:tcBorders>
            <w:shd w:val="clear" w:color="auto" w:fill="auto"/>
            <w:vAlign w:val="center"/>
            <w:hideMark/>
            <w:tcPrChange w:id="560" w:author="Hasnaâ BARZALI" w:date="2017-12-28T11:14:00Z">
              <w:tcPr>
                <w:tcW w:w="3777" w:type="dxa"/>
                <w:gridSpan w:val="2"/>
                <w:tcBorders>
                  <w:top w:val="nil"/>
                  <w:left w:val="nil"/>
                  <w:bottom w:val="single" w:sz="4" w:space="0" w:color="A6A6A6"/>
                  <w:right w:val="single" w:sz="4" w:space="0" w:color="A6A6A6"/>
                </w:tcBorders>
                <w:shd w:val="clear" w:color="auto" w:fill="auto"/>
                <w:vAlign w:val="center"/>
                <w:hideMark/>
              </w:tcPr>
            </w:tcPrChange>
          </w:tcPr>
          <w:p w14:paraId="2913C17D" w14:textId="77777777" w:rsidR="0025690E" w:rsidRPr="0055757D" w:rsidRDefault="0025690E" w:rsidP="0025690E">
            <w:pPr>
              <w:spacing w:after="0" w:line="240" w:lineRule="auto"/>
              <w:rPr>
                <w:rFonts w:asciiTheme="minorHAnsi" w:eastAsia="Times New Roman" w:hAnsiTheme="minorHAnsi" w:cs="Calibri"/>
                <w:color w:val="365F91"/>
                <w:sz w:val="22"/>
                <w:szCs w:val="22"/>
                <w:lang w:eastAsia="fr-FR"/>
              </w:rPr>
            </w:pPr>
            <w:r w:rsidRPr="00CF4B83">
              <w:rPr>
                <w:rFonts w:ascii="Calibri" w:eastAsia="Times New Roman" w:hAnsi="Calibri" w:cs="Calibri"/>
                <w:color w:val="365F91"/>
                <w:sz w:val="22"/>
                <w:szCs w:val="22"/>
                <w:lang w:eastAsia="fr-FR"/>
              </w:rPr>
              <w:t> </w:t>
            </w:r>
            <w:ins w:id="561" w:author="ZNIBER Mohammed Elarabi" w:date="2017-12-18T21:44:00Z">
              <w:r w:rsidR="00DE40A2" w:rsidRPr="0055757D">
                <w:rPr>
                  <w:rFonts w:asciiTheme="minorHAnsi" w:hAnsiTheme="minorHAnsi" w:cs="Arial"/>
                  <w:sz w:val="22"/>
                  <w:szCs w:val="22"/>
                </w:rPr>
                <w:t>Liquidité : (Banque MAD +) + (contrevaleur du solde du Comptes devises *+) + DAT ≤ à 2 ANS</w:t>
              </w:r>
            </w:ins>
          </w:p>
        </w:tc>
      </w:tr>
      <w:tr w:rsidR="0025690E" w:rsidRPr="00DE40A2" w14:paraId="4566ADE7" w14:textId="77777777" w:rsidTr="00820533">
        <w:trPr>
          <w:trHeight w:val="1800"/>
        </w:trPr>
        <w:tc>
          <w:tcPr>
            <w:tcW w:w="931" w:type="dxa"/>
            <w:vMerge/>
            <w:tcBorders>
              <w:top w:val="nil"/>
              <w:left w:val="single" w:sz="4" w:space="0" w:color="A6A6A6"/>
              <w:bottom w:val="single" w:sz="4" w:space="0" w:color="A6A6A6"/>
              <w:right w:val="single" w:sz="4" w:space="0" w:color="A6A6A6"/>
            </w:tcBorders>
            <w:vAlign w:val="center"/>
            <w:hideMark/>
          </w:tcPr>
          <w:p w14:paraId="779C563A" w14:textId="77777777" w:rsidR="0025690E" w:rsidRPr="00DE40A2"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43A4D50C"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OPCVM monétaires</w:t>
            </w:r>
          </w:p>
        </w:tc>
        <w:tc>
          <w:tcPr>
            <w:tcW w:w="4813" w:type="dxa"/>
            <w:tcBorders>
              <w:top w:val="nil"/>
              <w:left w:val="nil"/>
              <w:bottom w:val="single" w:sz="4" w:space="0" w:color="A6A6A6"/>
              <w:right w:val="single" w:sz="4" w:space="0" w:color="A6A6A6"/>
            </w:tcBorders>
            <w:shd w:val="clear" w:color="auto" w:fill="auto"/>
            <w:vAlign w:val="center"/>
            <w:hideMark/>
          </w:tcPr>
          <w:p w14:paraId="258E0F71" w14:textId="72917256" w:rsidR="0025690E" w:rsidRPr="00FA3CE0" w:rsidRDefault="0025690E" w:rsidP="0025690E">
            <w:pPr>
              <w:spacing w:after="0" w:line="240" w:lineRule="auto"/>
              <w:rPr>
                <w:ins w:id="562" w:author="Hasnaâ BARZALI" w:date="2018-01-10T12:10: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Valorisation des Titres de créances de durée résiduelle inférieure à un an</w:t>
            </w:r>
            <w:r w:rsidRPr="00CF4B83">
              <w:rPr>
                <w:rFonts w:ascii="Calibri" w:eastAsia="Times New Roman" w:hAnsi="Calibri" w:cs="Calibri"/>
                <w:color w:val="365F91"/>
                <w:sz w:val="22"/>
                <w:szCs w:val="22"/>
                <w:lang w:eastAsia="fr-FR"/>
              </w:rPr>
              <w:br/>
              <w:t>------------------------------------------------</w:t>
            </w:r>
            <w:r w:rsidR="001B0C1D" w:rsidRPr="00FA3CE0">
              <w:rPr>
                <w:rFonts w:ascii="Calibri" w:eastAsia="Times New Roman" w:hAnsi="Calibri" w:cs="Calibri"/>
                <w:color w:val="365F91"/>
                <w:sz w:val="22"/>
                <w:szCs w:val="22"/>
                <w:lang w:eastAsia="fr-FR"/>
              </w:rPr>
              <w:t>----</w:t>
            </w:r>
            <w:r w:rsidRPr="00FA3CE0">
              <w:rPr>
                <w:rFonts w:ascii="Calibri" w:eastAsia="Times New Roman" w:hAnsi="Calibri" w:cs="Calibri"/>
                <w:color w:val="365F91"/>
                <w:sz w:val="22"/>
                <w:szCs w:val="22"/>
                <w:lang w:eastAsia="fr-FR"/>
              </w:rPr>
              <w:t>-</w:t>
            </w:r>
            <w:r w:rsidRPr="00FA3CE0">
              <w:rPr>
                <w:rFonts w:ascii="Calibri" w:eastAsia="Times New Roman" w:hAnsi="Calibri" w:cs="Calibri"/>
                <w:b/>
                <w:color w:val="365F91"/>
                <w:sz w:val="22"/>
                <w:szCs w:val="22"/>
                <w:lang w:eastAsia="fr-FR"/>
              </w:rPr>
              <w:t>&gt; ou = 50 %</w:t>
            </w:r>
            <w:r w:rsidRPr="00FA3CE0">
              <w:rPr>
                <w:rFonts w:ascii="Calibri" w:eastAsia="Times New Roman" w:hAnsi="Calibri" w:cs="Calibri"/>
                <w:color w:val="365F91"/>
                <w:sz w:val="22"/>
                <w:szCs w:val="22"/>
                <w:lang w:eastAsia="fr-FR"/>
              </w:rPr>
              <w:br/>
              <w:t>(Total Actif - liquidités - Pensions reçues - Titres d'OPCVM "monétaire")</w:t>
            </w:r>
          </w:p>
          <w:p w14:paraId="12A0C951" w14:textId="77777777" w:rsidR="00720654" w:rsidRPr="00FA3CE0" w:rsidRDefault="00720654" w:rsidP="0025690E">
            <w:pPr>
              <w:spacing w:after="0" w:line="240" w:lineRule="auto"/>
              <w:rPr>
                <w:ins w:id="563" w:author="ZNIBER Mohammed Elarabi" w:date="2017-12-18T21:34:00Z"/>
                <w:rFonts w:ascii="Calibri" w:eastAsia="Times New Roman" w:hAnsi="Calibri" w:cs="Calibri"/>
                <w:color w:val="365F91"/>
                <w:sz w:val="22"/>
                <w:szCs w:val="22"/>
                <w:lang w:eastAsia="fr-FR"/>
              </w:rPr>
            </w:pPr>
          </w:p>
          <w:p w14:paraId="55F332F9" w14:textId="6E6C90B9" w:rsidR="00C12308" w:rsidRPr="00CF4B83" w:rsidRDefault="00C12308" w:rsidP="0025690E">
            <w:pPr>
              <w:spacing w:after="0" w:line="240" w:lineRule="auto"/>
              <w:rPr>
                <w:rFonts w:ascii="Calibri" w:eastAsia="Times New Roman" w:hAnsi="Calibri" w:cs="Calibri"/>
                <w:color w:val="365F91"/>
                <w:sz w:val="22"/>
                <w:szCs w:val="22"/>
                <w:lang w:eastAsia="fr-FR"/>
              </w:rPr>
            </w:pPr>
            <w:ins w:id="564" w:author="ZNIBER Mohammed Elarabi" w:date="2017-12-18T21:34:00Z">
              <w:del w:id="565" w:author="Hasnaâ BARZALI" w:date="2018-01-10T12:10:00Z">
                <w:r w:rsidRPr="00CF4B83" w:rsidDel="00720654">
                  <w:rPr>
                    <w:rFonts w:cs="Arial"/>
                    <w:b/>
                    <w:sz w:val="22"/>
                    <w:szCs w:val="22"/>
                  </w:rPr>
                  <w:delText>Code SeSam : TYP_CLF_RAT_SEN_TYPCRS_CMON</w:delText>
                </w:r>
              </w:del>
            </w:ins>
          </w:p>
        </w:tc>
        <w:tc>
          <w:tcPr>
            <w:tcW w:w="3777" w:type="dxa"/>
            <w:tcBorders>
              <w:top w:val="nil"/>
              <w:left w:val="nil"/>
              <w:bottom w:val="single" w:sz="4" w:space="0" w:color="A6A6A6"/>
              <w:right w:val="single" w:sz="4" w:space="0" w:color="A6A6A6"/>
            </w:tcBorders>
            <w:shd w:val="clear" w:color="auto" w:fill="auto"/>
            <w:vAlign w:val="center"/>
            <w:hideMark/>
          </w:tcPr>
          <w:p w14:paraId="7AB4FB45" w14:textId="10AEAB63" w:rsidR="0025690E" w:rsidRDefault="0025690E" w:rsidP="0025690E">
            <w:pPr>
              <w:spacing w:after="0" w:line="240" w:lineRule="auto"/>
              <w:rPr>
                <w:ins w:id="566" w:author="Hasnaâ BARZALI" w:date="2018-01-18T12:06:00Z"/>
                <w:rFonts w:cs="Arial"/>
                <w:sz w:val="22"/>
                <w:szCs w:val="22"/>
              </w:rPr>
            </w:pPr>
            <w:r w:rsidRPr="00CF4B83">
              <w:rPr>
                <w:rFonts w:ascii="Calibri" w:eastAsia="Times New Roman" w:hAnsi="Calibri" w:cs="Calibri"/>
                <w:color w:val="365F91"/>
                <w:sz w:val="22"/>
                <w:szCs w:val="22"/>
                <w:lang w:eastAsia="fr-FR"/>
              </w:rPr>
              <w:t> </w:t>
            </w:r>
            <w:ins w:id="567" w:author="Hasnaâ BARZALI" w:date="2018-01-18T12:09:00Z">
              <w:r w:rsidR="00FA3CE0">
                <w:rPr>
                  <w:rFonts w:ascii="Calibri" w:eastAsia="Times New Roman" w:hAnsi="Calibri" w:cs="Calibri"/>
                  <w:color w:val="365F91"/>
                  <w:sz w:val="22"/>
                  <w:szCs w:val="22"/>
                  <w:lang w:eastAsia="fr-FR"/>
                </w:rPr>
                <w:t xml:space="preserve">* </w:t>
              </w:r>
            </w:ins>
            <w:ins w:id="568" w:author="ZNIBER Mohammed Elarabi" w:date="2017-12-18T21:44:00Z">
              <w:r w:rsidR="00DE40A2" w:rsidRPr="0055757D">
                <w:rPr>
                  <w:rFonts w:asciiTheme="minorHAnsi" w:hAnsiTheme="minorHAnsi" w:cs="Arial"/>
                  <w:sz w:val="22"/>
                  <w:szCs w:val="22"/>
                </w:rPr>
                <w:t>Liquidité : (Banque MAD +) + (contrevaleur du solde du Comptes devises *+) + DAT ≤ à 2 ANS</w:t>
              </w:r>
            </w:ins>
          </w:p>
          <w:p w14:paraId="0C188EE4" w14:textId="77777777" w:rsidR="00FA3CE0" w:rsidRDefault="00FA3CE0" w:rsidP="0025690E">
            <w:pPr>
              <w:spacing w:after="0" w:line="240" w:lineRule="auto"/>
              <w:rPr>
                <w:ins w:id="569" w:author="Hasnaâ BARZALI" w:date="2018-01-18T12:06:00Z"/>
                <w:rFonts w:cs="Arial"/>
                <w:sz w:val="22"/>
                <w:szCs w:val="22"/>
              </w:rPr>
            </w:pPr>
          </w:p>
          <w:p w14:paraId="6DF75AE3" w14:textId="1D56F67C" w:rsidR="00FA3CE0" w:rsidRPr="00FA3CE0" w:rsidRDefault="00FA3CE0" w:rsidP="00FA3CE0">
            <w:pPr>
              <w:spacing w:after="0" w:line="240" w:lineRule="auto"/>
              <w:rPr>
                <w:rFonts w:asciiTheme="minorHAnsi" w:eastAsia="Times New Roman" w:hAnsiTheme="minorHAnsi" w:cs="Calibri"/>
                <w:color w:val="365F91"/>
                <w:sz w:val="22"/>
                <w:szCs w:val="22"/>
                <w:lang w:eastAsia="fr-FR"/>
              </w:rPr>
            </w:pPr>
            <w:r w:rsidRPr="001B0AA5">
              <w:rPr>
                <w:rFonts w:asciiTheme="minorHAnsi" w:hAnsiTheme="minorHAnsi"/>
                <w:sz w:val="22"/>
                <w:szCs w:val="22"/>
              </w:rPr>
              <w:t xml:space="preserve">* Les « OPCVM monétaires » sont ceux dont la totalité de l'actif, hors titres d'«OPCVM monétaires», créances représentatives des opérations de pension qu'ils effectuent en tant que cessionnaires et liquidités, est en permanence investi en titres de créances. </w:t>
            </w:r>
            <w:r w:rsidRPr="001B0AA5">
              <w:rPr>
                <w:rFonts w:asciiTheme="minorHAnsi" w:hAnsiTheme="minorHAnsi" w:cs="Arial"/>
                <w:sz w:val="22"/>
                <w:szCs w:val="22"/>
              </w:rPr>
              <w:t xml:space="preserve"> </w:t>
            </w:r>
          </w:p>
        </w:tc>
      </w:tr>
      <w:tr w:rsidR="0025690E" w:rsidRPr="0025690E" w14:paraId="1E3B66BE" w14:textId="77777777" w:rsidTr="00F3655C">
        <w:tblPrEx>
          <w:tblW w:w="10880" w:type="dxa"/>
          <w:tblInd w:w="55" w:type="dxa"/>
          <w:tblCellMar>
            <w:left w:w="70" w:type="dxa"/>
            <w:right w:w="70" w:type="dxa"/>
          </w:tblCellMar>
          <w:tblPrExChange w:id="570" w:author="Hasnaâ BARZALI" w:date="2017-12-28T11:15:00Z">
            <w:tblPrEx>
              <w:tblW w:w="10880" w:type="dxa"/>
              <w:tblInd w:w="55" w:type="dxa"/>
              <w:tblCellMar>
                <w:left w:w="70" w:type="dxa"/>
                <w:right w:w="70" w:type="dxa"/>
              </w:tblCellMar>
            </w:tblPrEx>
          </w:tblPrExChange>
        </w:tblPrEx>
        <w:trPr>
          <w:trHeight w:val="2015"/>
          <w:trPrChange w:id="571" w:author="Hasnaâ BARZALI" w:date="2017-12-28T11:15:00Z">
            <w:trPr>
              <w:gridAfter w:val="0"/>
              <w:trHeight w:val="1800"/>
            </w:trPr>
          </w:trPrChange>
        </w:trPr>
        <w:tc>
          <w:tcPr>
            <w:tcW w:w="931" w:type="dxa"/>
            <w:vMerge/>
            <w:tcBorders>
              <w:top w:val="nil"/>
              <w:left w:val="single" w:sz="4" w:space="0" w:color="A6A6A6"/>
              <w:bottom w:val="single" w:sz="4" w:space="0" w:color="A6A6A6"/>
              <w:right w:val="single" w:sz="4" w:space="0" w:color="A6A6A6"/>
            </w:tcBorders>
            <w:vAlign w:val="center"/>
            <w:hideMark/>
            <w:tcPrChange w:id="572" w:author="Hasnaâ BARZALI" w:date="2017-12-28T11:15:00Z">
              <w:tcPr>
                <w:tcW w:w="931" w:type="dxa"/>
                <w:gridSpan w:val="2"/>
                <w:vMerge/>
                <w:tcBorders>
                  <w:top w:val="nil"/>
                  <w:left w:val="single" w:sz="4" w:space="0" w:color="A6A6A6"/>
                  <w:bottom w:val="single" w:sz="4" w:space="0" w:color="A6A6A6"/>
                  <w:right w:val="single" w:sz="4" w:space="0" w:color="A6A6A6"/>
                </w:tcBorders>
                <w:vAlign w:val="center"/>
                <w:hideMark/>
              </w:tcPr>
            </w:tcPrChange>
          </w:tcPr>
          <w:p w14:paraId="0F2A3F14" w14:textId="77777777" w:rsidR="0025690E" w:rsidRPr="00DE40A2"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Change w:id="573" w:author="Hasnaâ BARZALI" w:date="2017-12-28T11:15:00Z">
              <w:tcPr>
                <w:tcW w:w="1359" w:type="dxa"/>
                <w:gridSpan w:val="2"/>
                <w:tcBorders>
                  <w:top w:val="nil"/>
                  <w:left w:val="nil"/>
                  <w:bottom w:val="single" w:sz="4" w:space="0" w:color="A6A6A6"/>
                  <w:right w:val="single" w:sz="4" w:space="0" w:color="A6A6A6"/>
                </w:tcBorders>
                <w:shd w:val="clear" w:color="auto" w:fill="auto"/>
                <w:textDirection w:val="btLr"/>
                <w:vAlign w:val="center"/>
                <w:hideMark/>
              </w:tcPr>
            </w:tcPrChange>
          </w:tcPr>
          <w:p w14:paraId="62C292AB"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OPCVM Diversifié</w:t>
            </w:r>
          </w:p>
        </w:tc>
        <w:tc>
          <w:tcPr>
            <w:tcW w:w="4813" w:type="dxa"/>
            <w:tcBorders>
              <w:top w:val="nil"/>
              <w:left w:val="nil"/>
              <w:bottom w:val="single" w:sz="4" w:space="0" w:color="A6A6A6"/>
              <w:right w:val="single" w:sz="4" w:space="0" w:color="A6A6A6"/>
            </w:tcBorders>
            <w:shd w:val="clear" w:color="auto" w:fill="auto"/>
            <w:vAlign w:val="center"/>
            <w:hideMark/>
            <w:tcPrChange w:id="574" w:author="Hasnaâ BARZALI" w:date="2017-12-28T11:15:00Z">
              <w:tcPr>
                <w:tcW w:w="4813" w:type="dxa"/>
                <w:gridSpan w:val="2"/>
                <w:tcBorders>
                  <w:top w:val="nil"/>
                  <w:left w:val="nil"/>
                  <w:bottom w:val="single" w:sz="4" w:space="0" w:color="A6A6A6"/>
                  <w:right w:val="single" w:sz="4" w:space="0" w:color="A6A6A6"/>
                </w:tcBorders>
                <w:shd w:val="clear" w:color="auto" w:fill="auto"/>
                <w:vAlign w:val="center"/>
                <w:hideMark/>
              </w:tcPr>
            </w:tcPrChange>
          </w:tcPr>
          <w:p w14:paraId="5D8190FF" w14:textId="77777777" w:rsidR="0025690E" w:rsidRPr="00FA3CE0" w:rsidRDefault="0025690E" w:rsidP="0025690E">
            <w:pPr>
              <w:spacing w:after="0" w:line="240" w:lineRule="auto"/>
              <w:rPr>
                <w:ins w:id="575" w:author="ZNIBER Mohammed Elarabi" w:date="2017-12-18T21:34:00Z"/>
                <w:rFonts w:ascii="Calibri" w:eastAsia="Times New Roman" w:hAnsi="Calibri" w:cs="Calibri"/>
                <w:color w:val="365F91"/>
                <w:sz w:val="22"/>
                <w:szCs w:val="22"/>
                <w:lang w:eastAsia="fr-FR"/>
              </w:rPr>
            </w:pPr>
            <w:r w:rsidRPr="00CF4B83">
              <w:rPr>
                <w:rFonts w:ascii="Calibri" w:eastAsia="Times New Roman" w:hAnsi="Calibri" w:cs="Calibri"/>
                <w:color w:val="365F91"/>
                <w:sz w:val="22"/>
                <w:szCs w:val="22"/>
                <w:lang w:eastAsia="fr-FR"/>
              </w:rPr>
              <w:t>Un OPCVM « diversifié » ne peut à aucun moment être investi à hauteur de plus</w:t>
            </w:r>
            <w:r w:rsidRPr="00FA3CE0">
              <w:rPr>
                <w:rFonts w:ascii="Calibri" w:eastAsia="Times New Roman" w:hAnsi="Calibri" w:cs="Calibri"/>
                <w:color w:val="365F91"/>
                <w:sz w:val="22"/>
                <w:szCs w:val="22"/>
                <w:lang w:eastAsia="fr-FR"/>
              </w:rPr>
              <w:t xml:space="preserve"> de 60% en actions et/ou assimilés ni être investi à hauteur de plus de 90% en titres de créances</w:t>
            </w:r>
          </w:p>
          <w:p w14:paraId="4EA46F89" w14:textId="55F8ED03" w:rsidR="00C12308" w:rsidRPr="00CF4B83" w:rsidDel="00F3655C" w:rsidRDefault="00C12308" w:rsidP="00F3655C">
            <w:pPr>
              <w:tabs>
                <w:tab w:val="left" w:pos="567"/>
                <w:tab w:val="left" w:pos="709"/>
                <w:tab w:val="left" w:pos="1418"/>
                <w:tab w:val="center" w:pos="4537"/>
              </w:tabs>
              <w:rPr>
                <w:ins w:id="576" w:author="ZNIBER Mohammed Elarabi" w:date="2017-12-18T21:35:00Z"/>
                <w:del w:id="577" w:author="Hasnaâ BARZALI" w:date="2017-12-28T11:15:00Z"/>
                <w:rFonts w:cs="Arial"/>
                <w:b/>
                <w:sz w:val="22"/>
                <w:szCs w:val="22"/>
              </w:rPr>
            </w:pPr>
            <w:ins w:id="578" w:author="ZNIBER Mohammed Elarabi" w:date="2017-12-18T21:35:00Z">
              <w:del w:id="579" w:author="Hasnaâ BARZALI" w:date="2018-01-10T12:10:00Z">
                <w:r w:rsidRPr="00CF4B83" w:rsidDel="00720654">
                  <w:rPr>
                    <w:rFonts w:cs="Arial"/>
                    <w:b/>
                    <w:sz w:val="22"/>
                    <w:szCs w:val="22"/>
                  </w:rPr>
                  <w:delText>Code SeSam : TYP_CLF_RAT_SEN_TYPCRS_CDIV</w:delText>
                </w:r>
              </w:del>
            </w:ins>
          </w:p>
          <w:p w14:paraId="1557C000" w14:textId="77777777" w:rsidR="00C12308" w:rsidRPr="00CF4B83" w:rsidRDefault="00C12308" w:rsidP="00F832C1">
            <w:pPr>
              <w:tabs>
                <w:tab w:val="left" w:pos="567"/>
                <w:tab w:val="left" w:pos="709"/>
                <w:tab w:val="left" w:pos="1418"/>
                <w:tab w:val="center" w:pos="4537"/>
              </w:tabs>
              <w:rPr>
                <w:rFonts w:ascii="Calibri" w:eastAsia="Times New Roman" w:hAnsi="Calibri" w:cs="Calibri"/>
                <w:color w:val="365F91"/>
                <w:sz w:val="22"/>
                <w:szCs w:val="22"/>
                <w:lang w:eastAsia="fr-FR"/>
              </w:rPr>
            </w:pPr>
          </w:p>
        </w:tc>
        <w:tc>
          <w:tcPr>
            <w:tcW w:w="3777" w:type="dxa"/>
            <w:tcBorders>
              <w:top w:val="nil"/>
              <w:left w:val="nil"/>
              <w:bottom w:val="single" w:sz="4" w:space="0" w:color="A6A6A6"/>
              <w:right w:val="single" w:sz="4" w:space="0" w:color="A6A6A6"/>
            </w:tcBorders>
            <w:shd w:val="clear" w:color="auto" w:fill="auto"/>
            <w:vAlign w:val="center"/>
            <w:hideMark/>
            <w:tcPrChange w:id="580" w:author="Hasnaâ BARZALI" w:date="2017-12-28T11:15:00Z">
              <w:tcPr>
                <w:tcW w:w="3777" w:type="dxa"/>
                <w:gridSpan w:val="2"/>
                <w:tcBorders>
                  <w:top w:val="nil"/>
                  <w:left w:val="nil"/>
                  <w:bottom w:val="single" w:sz="4" w:space="0" w:color="A6A6A6"/>
                  <w:right w:val="single" w:sz="4" w:space="0" w:color="A6A6A6"/>
                </w:tcBorders>
                <w:shd w:val="clear" w:color="auto" w:fill="auto"/>
                <w:vAlign w:val="center"/>
                <w:hideMark/>
              </w:tcPr>
            </w:tcPrChange>
          </w:tcPr>
          <w:p w14:paraId="626D82AF" w14:textId="77777777" w:rsidR="0025690E" w:rsidRPr="00FA3CE0" w:rsidRDefault="0025690E" w:rsidP="0025690E">
            <w:pPr>
              <w:spacing w:after="0" w:line="240" w:lineRule="auto"/>
              <w:rPr>
                <w:rFonts w:ascii="Calibri" w:eastAsia="Times New Roman" w:hAnsi="Calibri" w:cs="Calibri"/>
                <w:color w:val="365F91"/>
                <w:sz w:val="22"/>
                <w:szCs w:val="22"/>
                <w:lang w:eastAsia="fr-FR"/>
              </w:rPr>
            </w:pPr>
            <w:r w:rsidRPr="00FA3CE0">
              <w:rPr>
                <w:rFonts w:ascii="Calibri" w:eastAsia="Times New Roman" w:hAnsi="Calibri" w:cs="Calibri"/>
                <w:color w:val="365F91"/>
                <w:sz w:val="22"/>
                <w:szCs w:val="22"/>
                <w:lang w:eastAsia="fr-FR"/>
              </w:rPr>
              <w:t>Un OPCVM « diversifié » est l’OPCVM qui n’est ni OPCVM « actions », ni OPCVM « obligations court terme », ni OPCVM « obligations moyen et long terme », ni OPCVM « monétaires », ni OPCVM « contractuel ».</w:t>
            </w:r>
          </w:p>
        </w:tc>
      </w:tr>
      <w:tr w:rsidR="0025690E" w:rsidRPr="0025690E" w14:paraId="062CCE85" w14:textId="77777777" w:rsidTr="00820533">
        <w:trPr>
          <w:trHeight w:val="1110"/>
        </w:trPr>
        <w:tc>
          <w:tcPr>
            <w:tcW w:w="931" w:type="dxa"/>
            <w:vMerge/>
            <w:tcBorders>
              <w:top w:val="nil"/>
              <w:left w:val="single" w:sz="4" w:space="0" w:color="A6A6A6"/>
              <w:bottom w:val="single" w:sz="4" w:space="0" w:color="A6A6A6"/>
              <w:right w:val="single" w:sz="4" w:space="0" w:color="A6A6A6"/>
            </w:tcBorders>
            <w:vAlign w:val="center"/>
            <w:hideMark/>
          </w:tcPr>
          <w:p w14:paraId="67E14177" w14:textId="77777777" w:rsidR="0025690E" w:rsidRPr="0025690E" w:rsidRDefault="0025690E" w:rsidP="0025690E">
            <w:pPr>
              <w:spacing w:after="0" w:line="240" w:lineRule="auto"/>
              <w:rPr>
                <w:rFonts w:ascii="Calibri" w:eastAsia="Times New Roman" w:hAnsi="Calibri" w:cs="Calibri"/>
                <w:b/>
                <w:bCs/>
                <w:color w:val="365F91"/>
                <w:sz w:val="20"/>
                <w:szCs w:val="20"/>
                <w:lang w:eastAsia="fr-FR"/>
              </w:rPr>
            </w:pP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47996625"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OPCVM Contractuel</w:t>
            </w:r>
          </w:p>
        </w:tc>
        <w:tc>
          <w:tcPr>
            <w:tcW w:w="4813" w:type="dxa"/>
            <w:tcBorders>
              <w:top w:val="nil"/>
              <w:left w:val="nil"/>
              <w:bottom w:val="single" w:sz="4" w:space="0" w:color="A6A6A6"/>
              <w:right w:val="single" w:sz="4" w:space="0" w:color="A6A6A6"/>
            </w:tcBorders>
            <w:shd w:val="clear" w:color="auto" w:fill="auto"/>
            <w:vAlign w:val="center"/>
            <w:hideMark/>
          </w:tcPr>
          <w:p w14:paraId="62F07334" w14:textId="0B8216D9" w:rsidR="0025690E" w:rsidRPr="0025690E" w:rsidRDefault="0025690E" w:rsidP="0025690E">
            <w:pPr>
              <w:spacing w:after="0" w:line="240" w:lineRule="auto"/>
              <w:rPr>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t>En fonction des règles de placement définies dans la note d’information du fonds</w:t>
            </w:r>
            <w:ins w:id="581" w:author="Hasnaâ BARZALI" w:date="2018-01-18T12:11:00Z">
              <w:r w:rsidR="001E40C5">
                <w:rPr>
                  <w:rFonts w:ascii="Calibri" w:eastAsia="Times New Roman" w:hAnsi="Calibri" w:cs="Calibri"/>
                  <w:color w:val="365F91"/>
                  <w:sz w:val="22"/>
                  <w:szCs w:val="22"/>
                  <w:lang w:eastAsia="fr-FR"/>
                </w:rPr>
                <w:t>.</w:t>
              </w:r>
            </w:ins>
          </w:p>
        </w:tc>
        <w:tc>
          <w:tcPr>
            <w:tcW w:w="3777" w:type="dxa"/>
            <w:tcBorders>
              <w:top w:val="nil"/>
              <w:left w:val="nil"/>
              <w:bottom w:val="single" w:sz="4" w:space="0" w:color="A6A6A6"/>
              <w:right w:val="single" w:sz="4" w:space="0" w:color="A6A6A6"/>
            </w:tcBorders>
            <w:shd w:val="clear" w:color="auto" w:fill="auto"/>
            <w:vAlign w:val="center"/>
            <w:hideMark/>
          </w:tcPr>
          <w:p w14:paraId="3D8082F5" w14:textId="77777777" w:rsidR="0025690E" w:rsidRPr="0025690E" w:rsidRDefault="0025690E" w:rsidP="0025690E">
            <w:pPr>
              <w:spacing w:after="0" w:line="240" w:lineRule="auto"/>
              <w:rPr>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t> </w:t>
            </w:r>
          </w:p>
        </w:tc>
      </w:tr>
      <w:tr w:rsidR="0025690E" w:rsidRPr="0025690E" w14:paraId="6636C353" w14:textId="77777777" w:rsidTr="00F3655C">
        <w:trPr>
          <w:trHeight w:val="4090"/>
        </w:trPr>
        <w:tc>
          <w:tcPr>
            <w:tcW w:w="931" w:type="dxa"/>
            <w:tcBorders>
              <w:top w:val="nil"/>
              <w:left w:val="single" w:sz="4" w:space="0" w:color="A6A6A6"/>
              <w:bottom w:val="single" w:sz="4" w:space="0" w:color="A6A6A6"/>
              <w:right w:val="single" w:sz="4" w:space="0" w:color="A6A6A6"/>
            </w:tcBorders>
            <w:shd w:val="clear" w:color="auto" w:fill="auto"/>
            <w:textDirection w:val="btLr"/>
            <w:vAlign w:val="center"/>
            <w:hideMark/>
          </w:tcPr>
          <w:p w14:paraId="7FFB6BCD" w14:textId="77777777" w:rsidR="0025690E" w:rsidRPr="0025690E" w:rsidRDefault="0025690E" w:rsidP="0025690E">
            <w:pPr>
              <w:spacing w:after="0" w:line="240" w:lineRule="auto"/>
              <w:jc w:val="center"/>
              <w:rPr>
                <w:rFonts w:ascii="Calibri" w:eastAsia="Times New Roman" w:hAnsi="Calibri" w:cs="Calibri"/>
                <w:b/>
                <w:bCs/>
                <w:color w:val="365F91"/>
                <w:sz w:val="20"/>
                <w:szCs w:val="20"/>
                <w:lang w:eastAsia="fr-FR"/>
              </w:rPr>
            </w:pPr>
            <w:r w:rsidRPr="0025690E">
              <w:rPr>
                <w:rFonts w:ascii="Calibri" w:eastAsia="Times New Roman" w:hAnsi="Calibri" w:cs="Calibri"/>
                <w:b/>
                <w:bCs/>
                <w:color w:val="365F91"/>
                <w:sz w:val="20"/>
                <w:szCs w:val="20"/>
                <w:lang w:eastAsia="fr-FR"/>
              </w:rPr>
              <w:lastRenderedPageBreak/>
              <w:t>Politique d'investissement</w:t>
            </w:r>
          </w:p>
        </w:tc>
        <w:tc>
          <w:tcPr>
            <w:tcW w:w="1359" w:type="dxa"/>
            <w:tcBorders>
              <w:top w:val="nil"/>
              <w:left w:val="nil"/>
              <w:bottom w:val="single" w:sz="4" w:space="0" w:color="A6A6A6"/>
              <w:right w:val="single" w:sz="4" w:space="0" w:color="A6A6A6"/>
            </w:tcBorders>
            <w:shd w:val="clear" w:color="auto" w:fill="auto"/>
            <w:textDirection w:val="btLr"/>
            <w:vAlign w:val="center"/>
            <w:hideMark/>
          </w:tcPr>
          <w:p w14:paraId="6B638D1C" w14:textId="77777777" w:rsidR="0025690E" w:rsidRPr="0025690E" w:rsidRDefault="0025690E" w:rsidP="0025690E">
            <w:pPr>
              <w:spacing w:after="0" w:line="240" w:lineRule="auto"/>
              <w:jc w:val="center"/>
              <w:rPr>
                <w:rFonts w:ascii="Calibri" w:eastAsia="Times New Roman" w:hAnsi="Calibri" w:cs="Calibri"/>
                <w:color w:val="365F91"/>
                <w:sz w:val="20"/>
                <w:szCs w:val="20"/>
                <w:lang w:eastAsia="fr-FR"/>
              </w:rPr>
            </w:pPr>
            <w:r w:rsidRPr="0025690E">
              <w:rPr>
                <w:rFonts w:ascii="Calibri" w:eastAsia="Times New Roman" w:hAnsi="Calibri" w:cs="Calibri"/>
                <w:color w:val="365F91"/>
                <w:sz w:val="20"/>
                <w:szCs w:val="20"/>
                <w:lang w:eastAsia="fr-FR"/>
              </w:rPr>
              <w:t>Contrôle de la sensibilité de l'OPCVM</w:t>
            </w:r>
          </w:p>
        </w:tc>
        <w:tc>
          <w:tcPr>
            <w:tcW w:w="4813" w:type="dxa"/>
            <w:tcBorders>
              <w:top w:val="nil"/>
              <w:left w:val="nil"/>
              <w:bottom w:val="single" w:sz="4" w:space="0" w:color="auto"/>
              <w:right w:val="single" w:sz="4" w:space="0" w:color="A6A6A6"/>
            </w:tcBorders>
            <w:shd w:val="clear" w:color="auto" w:fill="auto"/>
            <w:vAlign w:val="center"/>
            <w:hideMark/>
          </w:tcPr>
          <w:p w14:paraId="65294BE7" w14:textId="77777777" w:rsidR="00C12308" w:rsidRDefault="0025690E" w:rsidP="0025690E">
            <w:pPr>
              <w:spacing w:after="0" w:line="240" w:lineRule="auto"/>
              <w:rPr>
                <w:ins w:id="582" w:author="ZNIBER Mohammed Elarabi" w:date="2017-12-18T21:35:00Z"/>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t xml:space="preserve">OPCVM Obligataire à court terme: </w:t>
            </w:r>
            <w:r w:rsidRPr="0025690E">
              <w:rPr>
                <w:rFonts w:ascii="Calibri" w:eastAsia="Times New Roman" w:hAnsi="Calibri" w:cs="Calibri"/>
                <w:b/>
                <w:color w:val="365F91"/>
                <w:sz w:val="22"/>
                <w:szCs w:val="22"/>
                <w:lang w:eastAsia="fr-FR"/>
              </w:rPr>
              <w:t>0,5 &lt; S &lt; ou =1,1</w:t>
            </w:r>
            <w:r w:rsidRPr="0025690E">
              <w:rPr>
                <w:rFonts w:ascii="Calibri" w:eastAsia="Times New Roman" w:hAnsi="Calibri" w:cs="Calibri"/>
                <w:color w:val="365F91"/>
                <w:sz w:val="22"/>
                <w:szCs w:val="22"/>
                <w:lang w:eastAsia="fr-FR"/>
              </w:rPr>
              <w:t xml:space="preserve"> </w:t>
            </w:r>
          </w:p>
          <w:p w14:paraId="7C51C9EF" w14:textId="49A963D5" w:rsidR="00C12308" w:rsidRDefault="00C12308" w:rsidP="0025690E">
            <w:pPr>
              <w:spacing w:after="0" w:line="240" w:lineRule="auto"/>
              <w:rPr>
                <w:ins w:id="583" w:author="ZNIBER Mohammed Elarabi" w:date="2017-12-18T21:35:00Z"/>
                <w:rFonts w:ascii="Calibri" w:eastAsia="Times New Roman" w:hAnsi="Calibri" w:cs="Calibri"/>
                <w:color w:val="365F91"/>
                <w:sz w:val="22"/>
                <w:szCs w:val="22"/>
                <w:lang w:eastAsia="fr-FR"/>
              </w:rPr>
            </w:pPr>
            <w:ins w:id="584" w:author="ZNIBER Mohammed Elarabi" w:date="2017-12-18T21:36:00Z">
              <w:del w:id="585" w:author="Hasnaâ BARZALI" w:date="2018-01-10T12:10:00Z">
                <w:r w:rsidRPr="00817B3D" w:rsidDel="00720654">
                  <w:rPr>
                    <w:rFonts w:eastAsiaTheme="minorEastAsia"/>
                    <w:b/>
                    <w:color w:val="FF0000"/>
                    <w:sz w:val="21"/>
                    <w:szCs w:val="22"/>
                    <w:lang w:eastAsia="fr-FR"/>
                  </w:rPr>
                  <w:delText>Code SeSam : TYP_CLF_RAT_SEN_TYPCRS_SOCT</w:delText>
                </w:r>
              </w:del>
            </w:ins>
            <w:r w:rsidR="0025690E" w:rsidRPr="0025690E">
              <w:rPr>
                <w:rFonts w:ascii="Calibri" w:eastAsia="Times New Roman" w:hAnsi="Calibri" w:cs="Calibri"/>
                <w:color w:val="365F91"/>
                <w:sz w:val="22"/>
                <w:szCs w:val="22"/>
                <w:lang w:eastAsia="fr-FR"/>
              </w:rPr>
              <w:br/>
              <w:t xml:space="preserve">OPCVM Obligations moyen et long terme: </w:t>
            </w:r>
            <w:r w:rsidR="0025690E" w:rsidRPr="0025690E">
              <w:rPr>
                <w:rFonts w:ascii="Calibri" w:eastAsia="Times New Roman" w:hAnsi="Calibri" w:cs="Calibri"/>
                <w:b/>
                <w:color w:val="365F91"/>
                <w:sz w:val="22"/>
                <w:szCs w:val="22"/>
                <w:lang w:eastAsia="fr-FR"/>
              </w:rPr>
              <w:t>S &gt; 1,1</w:t>
            </w:r>
            <w:r w:rsidR="0025690E" w:rsidRPr="0025690E">
              <w:rPr>
                <w:rFonts w:ascii="Calibri" w:eastAsia="Times New Roman" w:hAnsi="Calibri" w:cs="Calibri"/>
                <w:color w:val="365F91"/>
                <w:sz w:val="22"/>
                <w:szCs w:val="22"/>
                <w:lang w:eastAsia="fr-FR"/>
              </w:rPr>
              <w:t xml:space="preserve"> </w:t>
            </w:r>
          </w:p>
          <w:p w14:paraId="68BCE10A" w14:textId="0267B0C2" w:rsidR="0025690E" w:rsidRDefault="00C12308" w:rsidP="0025690E">
            <w:pPr>
              <w:spacing w:after="0" w:line="240" w:lineRule="auto"/>
              <w:rPr>
                <w:ins w:id="586" w:author="ZNIBER Mohammed Elarabi" w:date="2017-12-18T21:35:00Z"/>
                <w:rFonts w:ascii="Calibri" w:eastAsia="Times New Roman" w:hAnsi="Calibri" w:cs="Calibri"/>
                <w:color w:val="365F91"/>
                <w:sz w:val="22"/>
                <w:szCs w:val="22"/>
                <w:lang w:eastAsia="fr-FR"/>
              </w:rPr>
            </w:pPr>
            <w:ins w:id="587" w:author="ZNIBER Mohammed Elarabi" w:date="2017-12-18T21:35:00Z">
              <w:del w:id="588" w:author="Hasnaâ BARZALI" w:date="2018-01-10T12:10:00Z">
                <w:r w:rsidRPr="008E1585" w:rsidDel="00720654">
                  <w:rPr>
                    <w:rFonts w:eastAsiaTheme="minorEastAsia"/>
                    <w:b/>
                    <w:color w:val="FF0000"/>
                    <w:sz w:val="21"/>
                    <w:szCs w:val="22"/>
                    <w:lang w:eastAsia="fr-FR"/>
                  </w:rPr>
                  <w:delText>Code SeSam : TYP_CLF_RAT_SEN_TYPCRS_SOMLT</w:delText>
                </w:r>
              </w:del>
            </w:ins>
            <w:r w:rsidR="0025690E" w:rsidRPr="0025690E">
              <w:rPr>
                <w:rFonts w:ascii="Calibri" w:eastAsia="Times New Roman" w:hAnsi="Calibri" w:cs="Calibri"/>
                <w:color w:val="365F91"/>
                <w:sz w:val="22"/>
                <w:szCs w:val="22"/>
                <w:lang w:eastAsia="fr-FR"/>
              </w:rPr>
              <w:br/>
              <w:t xml:space="preserve">OPCVM  monétaire </w:t>
            </w:r>
            <w:r w:rsidR="0025690E" w:rsidRPr="0025690E">
              <w:rPr>
                <w:rFonts w:ascii="Calibri" w:eastAsia="Times New Roman" w:hAnsi="Calibri" w:cs="Calibri"/>
                <w:b/>
                <w:color w:val="365F91"/>
                <w:sz w:val="22"/>
                <w:szCs w:val="22"/>
                <w:lang w:eastAsia="fr-FR"/>
              </w:rPr>
              <w:t>&lt; ou = 0,5</w:t>
            </w:r>
            <w:r w:rsidR="0025690E" w:rsidRPr="0025690E">
              <w:rPr>
                <w:rFonts w:ascii="Calibri" w:eastAsia="Times New Roman" w:hAnsi="Calibri" w:cs="Calibri"/>
                <w:color w:val="365F91"/>
                <w:sz w:val="22"/>
                <w:szCs w:val="22"/>
                <w:lang w:eastAsia="fr-FR"/>
              </w:rPr>
              <w:t xml:space="preserve"> </w:t>
            </w:r>
          </w:p>
          <w:p w14:paraId="3112295B" w14:textId="5EF4B5CD" w:rsidR="00C12308" w:rsidRPr="00817B3D" w:rsidRDefault="00C12308" w:rsidP="0025690E">
            <w:pPr>
              <w:spacing w:after="0" w:line="240" w:lineRule="auto"/>
              <w:rPr>
                <w:rFonts w:ascii="Calibri" w:eastAsia="Times New Roman" w:hAnsi="Calibri" w:cs="Calibri"/>
                <w:color w:val="365F91"/>
                <w:sz w:val="22"/>
                <w:szCs w:val="22"/>
                <w:lang w:val="en-US" w:eastAsia="fr-FR"/>
              </w:rPr>
            </w:pPr>
            <w:ins w:id="589" w:author="ZNIBER Mohammed Elarabi" w:date="2017-12-18T21:35:00Z">
              <w:del w:id="590" w:author="Hasnaâ BARZALI" w:date="2018-01-10T12:10:00Z">
                <w:r w:rsidRPr="00817B3D" w:rsidDel="00720654">
                  <w:rPr>
                    <w:rFonts w:eastAsiaTheme="minorEastAsia"/>
                    <w:b/>
                    <w:color w:val="FF0000"/>
                    <w:sz w:val="21"/>
                    <w:szCs w:val="22"/>
                    <w:lang w:val="en-US" w:eastAsia="fr-FR"/>
                  </w:rPr>
                  <w:delText>Code SeSam : TYP_CLF_RAT_SEN_TYPCRS_SMON</w:delText>
                </w:r>
              </w:del>
            </w:ins>
          </w:p>
        </w:tc>
        <w:tc>
          <w:tcPr>
            <w:tcW w:w="3777" w:type="dxa"/>
            <w:tcBorders>
              <w:top w:val="nil"/>
              <w:left w:val="nil"/>
              <w:bottom w:val="single" w:sz="4" w:space="0" w:color="auto"/>
              <w:right w:val="single" w:sz="4" w:space="0" w:color="A6A6A6"/>
            </w:tcBorders>
            <w:shd w:val="clear" w:color="auto" w:fill="auto"/>
            <w:hideMark/>
          </w:tcPr>
          <w:p w14:paraId="20C9510A" w14:textId="07EDF9D3" w:rsidR="0025690E" w:rsidRPr="0025690E" w:rsidRDefault="0025690E">
            <w:pPr>
              <w:spacing w:after="0" w:line="240" w:lineRule="auto"/>
              <w:rPr>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t>*s'assurer du respect de la politique d'investissement précisé dans la note d'information;</w:t>
            </w:r>
            <w:r w:rsidRPr="0025690E">
              <w:rPr>
                <w:rFonts w:ascii="Calibri" w:eastAsia="Times New Roman" w:hAnsi="Calibri" w:cs="Calibri"/>
                <w:color w:val="365F91"/>
                <w:sz w:val="22"/>
                <w:szCs w:val="22"/>
                <w:lang w:eastAsia="fr-FR"/>
              </w:rPr>
              <w:br/>
            </w:r>
            <w:r w:rsidRPr="0025690E">
              <w:rPr>
                <w:rFonts w:ascii="Calibri" w:eastAsia="Times New Roman" w:hAnsi="Calibri" w:cs="Calibri"/>
                <w:color w:val="365F91"/>
                <w:sz w:val="22"/>
                <w:szCs w:val="22"/>
                <w:lang w:eastAsia="fr-FR"/>
              </w:rPr>
              <w:br/>
              <w:t xml:space="preserve">*La sensibilité minimale et la sensibilité maximale que son portefeuille peut atteindre. L’écart entre la sensibilité minimale et maximal de l'OPCVM ne peut dépasser 400 points de base, sauf dérogation expresse </w:t>
            </w:r>
            <w:r w:rsidR="00DC5171">
              <w:rPr>
                <w:rFonts w:ascii="Calibri" w:eastAsia="Times New Roman" w:hAnsi="Calibri" w:cs="Calibri"/>
                <w:color w:val="365F91"/>
                <w:sz w:val="22"/>
                <w:szCs w:val="22"/>
                <w:lang w:eastAsia="fr-FR"/>
              </w:rPr>
              <w:t>de l’AMMC</w:t>
            </w:r>
            <w:r w:rsidRPr="0025690E">
              <w:rPr>
                <w:rFonts w:ascii="Calibri" w:eastAsia="Times New Roman" w:hAnsi="Calibri" w:cs="Calibri"/>
                <w:color w:val="365F91"/>
                <w:sz w:val="22"/>
                <w:szCs w:val="22"/>
                <w:lang w:eastAsia="fr-FR"/>
              </w:rPr>
              <w:t>. Une telle dérogation peut être demandée lorsque la stratégie d’investissement est dictée au gestionnaire par un comité d’investissement externe audit gestionnaire.</w:t>
            </w:r>
          </w:p>
        </w:tc>
      </w:tr>
      <w:tr w:rsidR="0025690E" w:rsidRPr="0025690E" w14:paraId="764994F3" w14:textId="77777777" w:rsidTr="00817B3D">
        <w:trPr>
          <w:trHeight w:val="825"/>
        </w:trPr>
        <w:tc>
          <w:tcPr>
            <w:tcW w:w="2290" w:type="dxa"/>
            <w:gridSpan w:val="2"/>
            <w:tcBorders>
              <w:top w:val="single" w:sz="4" w:space="0" w:color="A6A6A6"/>
              <w:left w:val="single" w:sz="4" w:space="0" w:color="A6A6A6"/>
              <w:bottom w:val="single" w:sz="4" w:space="0" w:color="A6A6A6"/>
              <w:right w:val="single" w:sz="4" w:space="0" w:color="auto"/>
            </w:tcBorders>
            <w:shd w:val="clear" w:color="auto" w:fill="auto"/>
            <w:vAlign w:val="center"/>
            <w:hideMark/>
          </w:tcPr>
          <w:p w14:paraId="5DF0270F" w14:textId="77777777" w:rsidR="0025690E" w:rsidRPr="0025690E" w:rsidRDefault="0025690E" w:rsidP="0025690E">
            <w:pPr>
              <w:spacing w:after="0" w:line="240" w:lineRule="auto"/>
              <w:jc w:val="center"/>
              <w:rPr>
                <w:rFonts w:ascii="Calibri" w:eastAsia="Times New Roman" w:hAnsi="Calibri" w:cs="Calibri"/>
                <w:b/>
                <w:bCs/>
                <w:color w:val="365F91"/>
                <w:sz w:val="20"/>
                <w:szCs w:val="20"/>
                <w:lang w:eastAsia="fr-FR"/>
              </w:rPr>
            </w:pPr>
            <w:r w:rsidRPr="0025690E">
              <w:rPr>
                <w:rFonts w:ascii="Calibri" w:eastAsia="Times New Roman" w:hAnsi="Calibri" w:cs="Calibri"/>
                <w:b/>
                <w:bCs/>
                <w:color w:val="365F91" w:themeColor="accent1" w:themeShade="BF"/>
                <w:sz w:val="20"/>
                <w:szCs w:val="20"/>
                <w:lang w:eastAsia="fr-FR"/>
              </w:rPr>
              <w:t>Capital minimum de fonctionnement d'un OPCVM</w:t>
            </w:r>
          </w:p>
        </w:tc>
        <w:tc>
          <w:tcPr>
            <w:tcW w:w="48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75778" w14:textId="77777777" w:rsidR="0025690E" w:rsidRDefault="0025690E" w:rsidP="0025690E">
            <w:pPr>
              <w:spacing w:after="0" w:line="240" w:lineRule="auto"/>
              <w:rPr>
                <w:ins w:id="591" w:author="ZNIBER Mohammed Elarabi" w:date="2017-12-18T21:36:00Z"/>
                <w:rFonts w:ascii="Calibri" w:eastAsia="Times New Roman" w:hAnsi="Calibri" w:cs="Calibri"/>
                <w:b/>
                <w:color w:val="365F91"/>
                <w:sz w:val="22"/>
                <w:szCs w:val="22"/>
                <w:lang w:eastAsia="fr-FR"/>
              </w:rPr>
            </w:pPr>
            <w:r w:rsidRPr="0025690E">
              <w:rPr>
                <w:rFonts w:ascii="Calibri" w:eastAsia="Times New Roman" w:hAnsi="Calibri" w:cs="Calibri"/>
                <w:color w:val="365F91"/>
                <w:sz w:val="22"/>
                <w:szCs w:val="22"/>
                <w:lang w:eastAsia="fr-FR"/>
              </w:rPr>
              <w:t xml:space="preserve">Actif Net de la SICAV </w:t>
            </w:r>
            <w:r w:rsidRPr="0025690E">
              <w:rPr>
                <w:rFonts w:ascii="Calibri" w:eastAsia="Times New Roman" w:hAnsi="Calibri" w:cs="Calibri"/>
                <w:b/>
                <w:color w:val="365F91"/>
                <w:sz w:val="22"/>
                <w:szCs w:val="22"/>
                <w:lang w:eastAsia="fr-FR"/>
              </w:rPr>
              <w:t>&gt; 2 500 000 DH</w:t>
            </w:r>
            <w:r w:rsidRPr="0025690E">
              <w:rPr>
                <w:rFonts w:ascii="Calibri" w:eastAsia="Times New Roman" w:hAnsi="Calibri" w:cs="Calibri"/>
                <w:color w:val="365F91"/>
                <w:sz w:val="22"/>
                <w:szCs w:val="22"/>
                <w:lang w:eastAsia="fr-FR"/>
              </w:rPr>
              <w:br/>
              <w:t xml:space="preserve">Actif Net du FCP </w:t>
            </w:r>
            <w:r w:rsidRPr="0025690E">
              <w:rPr>
                <w:rFonts w:ascii="Calibri" w:eastAsia="Times New Roman" w:hAnsi="Calibri" w:cs="Calibri"/>
                <w:b/>
                <w:color w:val="365F91"/>
                <w:sz w:val="22"/>
                <w:szCs w:val="22"/>
                <w:lang w:eastAsia="fr-FR"/>
              </w:rPr>
              <w:t>&gt; 500 000 DH</w:t>
            </w:r>
          </w:p>
          <w:p w14:paraId="57837B72" w14:textId="6CEF6392" w:rsidR="00C12308" w:rsidRPr="00F832C1" w:rsidRDefault="00C12308" w:rsidP="0025690E">
            <w:pPr>
              <w:spacing w:after="0" w:line="240" w:lineRule="auto"/>
              <w:rPr>
                <w:rFonts w:ascii="Calibri" w:eastAsia="Times New Roman" w:hAnsi="Calibri" w:cs="Calibri"/>
                <w:color w:val="365F91"/>
                <w:sz w:val="22"/>
                <w:szCs w:val="22"/>
                <w:lang w:eastAsia="fr-FR"/>
              </w:rPr>
            </w:pPr>
            <w:ins w:id="592" w:author="ZNIBER Mohammed Elarabi" w:date="2017-12-18T21:36:00Z">
              <w:del w:id="593" w:author="Hasnaâ BARZALI" w:date="2018-01-10T12:10:00Z">
                <w:r w:rsidRPr="00F832C1" w:rsidDel="00720654">
                  <w:rPr>
                    <w:rFonts w:cs="Arial"/>
                    <w:b/>
                    <w:color w:val="FF0000"/>
                  </w:rPr>
                  <w:delText>Code SeSam: TYP_CLF_RAT_SEN_TYPCRS_RCM</w:delText>
                </w:r>
              </w:del>
            </w:ins>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23B0FC" w14:textId="77777777" w:rsidR="0025690E" w:rsidRPr="0025690E" w:rsidRDefault="0025690E" w:rsidP="0025690E">
            <w:pPr>
              <w:spacing w:after="0" w:line="240" w:lineRule="auto"/>
              <w:rPr>
                <w:rFonts w:ascii="Calibri" w:eastAsia="Times New Roman" w:hAnsi="Calibri" w:cs="Calibri"/>
                <w:color w:val="365F91"/>
                <w:sz w:val="22"/>
                <w:szCs w:val="22"/>
                <w:lang w:eastAsia="fr-FR"/>
              </w:rPr>
            </w:pPr>
            <w:r w:rsidRPr="0025690E">
              <w:rPr>
                <w:rFonts w:ascii="Calibri" w:eastAsia="Times New Roman" w:hAnsi="Calibri" w:cs="Calibri"/>
                <w:color w:val="365F91"/>
                <w:sz w:val="22"/>
                <w:szCs w:val="22"/>
                <w:lang w:eastAsia="fr-FR"/>
              </w:rPr>
              <w:t>Si ces seuils sont atteints, informer la SDG (en copie l’AMMC) pour suspendre les rachats.</w:t>
            </w:r>
          </w:p>
        </w:tc>
      </w:tr>
      <w:tr w:rsidR="00C12308" w:rsidRPr="0025690E" w14:paraId="5BB4A820" w14:textId="77777777" w:rsidTr="00817B3D">
        <w:trPr>
          <w:trHeight w:val="825"/>
          <w:ins w:id="594" w:author="ZNIBER Mohammed Elarabi" w:date="2017-12-18T21:36:00Z"/>
        </w:trPr>
        <w:tc>
          <w:tcPr>
            <w:tcW w:w="2290" w:type="dxa"/>
            <w:gridSpan w:val="2"/>
            <w:tcBorders>
              <w:top w:val="single" w:sz="4" w:space="0" w:color="A6A6A6"/>
              <w:left w:val="single" w:sz="4" w:space="0" w:color="A6A6A6"/>
              <w:bottom w:val="single" w:sz="4" w:space="0" w:color="A6A6A6"/>
              <w:right w:val="single" w:sz="4" w:space="0" w:color="auto"/>
            </w:tcBorders>
            <w:shd w:val="clear" w:color="auto" w:fill="auto"/>
            <w:vAlign w:val="center"/>
          </w:tcPr>
          <w:p w14:paraId="7FE43392" w14:textId="77777777" w:rsidR="00C12308" w:rsidRPr="0025690E" w:rsidRDefault="001B5E0B" w:rsidP="0025690E">
            <w:pPr>
              <w:spacing w:after="0" w:line="240" w:lineRule="auto"/>
              <w:jc w:val="center"/>
              <w:rPr>
                <w:ins w:id="595" w:author="ZNIBER Mohammed Elarabi" w:date="2017-12-18T21:36:00Z"/>
                <w:rFonts w:ascii="Calibri" w:eastAsia="Times New Roman" w:hAnsi="Calibri" w:cs="Calibri"/>
                <w:b/>
                <w:bCs/>
                <w:color w:val="365F91" w:themeColor="accent1" w:themeShade="BF"/>
                <w:sz w:val="20"/>
                <w:szCs w:val="20"/>
                <w:lang w:eastAsia="fr-FR"/>
              </w:rPr>
            </w:pPr>
            <w:ins w:id="596" w:author="ZNIBER Mohammed Elarabi" w:date="2017-12-18T21:37:00Z">
              <w:r>
                <w:rPr>
                  <w:rFonts w:ascii="Calibri" w:eastAsia="Times New Roman" w:hAnsi="Calibri" w:cs="Calibri"/>
                  <w:b/>
                  <w:bCs/>
                  <w:color w:val="365F91" w:themeColor="accent1" w:themeShade="BF"/>
                  <w:sz w:val="20"/>
                  <w:szCs w:val="20"/>
                  <w:lang w:eastAsia="fr-FR"/>
                </w:rPr>
                <w:t>Ratio de prêt de titres</w:t>
              </w:r>
            </w:ins>
          </w:p>
        </w:tc>
        <w:tc>
          <w:tcPr>
            <w:tcW w:w="4813" w:type="dxa"/>
            <w:tcBorders>
              <w:top w:val="single" w:sz="4" w:space="0" w:color="auto"/>
              <w:left w:val="single" w:sz="4" w:space="0" w:color="auto"/>
              <w:bottom w:val="single" w:sz="4" w:space="0" w:color="auto"/>
              <w:right w:val="single" w:sz="4" w:space="0" w:color="auto"/>
            </w:tcBorders>
            <w:shd w:val="clear" w:color="auto" w:fill="auto"/>
            <w:vAlign w:val="center"/>
          </w:tcPr>
          <w:p w14:paraId="709B6DA2" w14:textId="1500C5E5" w:rsidR="00DE40A2" w:rsidRPr="0055757D" w:rsidRDefault="000B51FF" w:rsidP="00DE40A2">
            <w:pPr>
              <w:pStyle w:val="Corpsdetexte3"/>
              <w:suppressAutoHyphens w:val="0"/>
              <w:rPr>
                <w:ins w:id="597" w:author="ZNIBER Mohammed Elarabi" w:date="2017-12-18T21:38:00Z"/>
                <w:rFonts w:asciiTheme="minorHAnsi" w:hAnsiTheme="minorHAnsi"/>
                <w:sz w:val="22"/>
                <w:szCs w:val="22"/>
              </w:rPr>
            </w:pPr>
            <w:ins w:id="598" w:author="ZNIBER Mohammed Elarabi" w:date="2018-03-01T11:17:00Z">
              <w:r>
                <w:rPr>
                  <w:rFonts w:asciiTheme="minorHAnsi" w:hAnsiTheme="minorHAnsi"/>
                  <w:sz w:val="22"/>
                  <w:szCs w:val="22"/>
                </w:rPr>
                <w:t>Créances représentatives des titres prêtés</w:t>
              </w:r>
            </w:ins>
            <w:commentRangeStart w:id="599"/>
            <w:ins w:id="600" w:author="ZNIBER Mohammed Elarabi" w:date="2017-12-18T21:38:00Z">
              <w:del w:id="601" w:author="Hasnaâ BARZALI" w:date="2018-01-17T16:41:00Z">
                <w:r w:rsidR="00DE40A2" w:rsidRPr="0055757D" w:rsidDel="00DA2949">
                  <w:rPr>
                    <w:rFonts w:asciiTheme="minorHAnsi" w:hAnsiTheme="minorHAnsi"/>
                    <w:sz w:val="22"/>
                    <w:szCs w:val="22"/>
                  </w:rPr>
                  <w:delText>intérêts courus prorata temporis </w:delText>
                </w:r>
              </w:del>
            </w:ins>
            <w:commentRangeEnd w:id="599"/>
            <w:del w:id="602" w:author="Hasnaâ BARZALI" w:date="2018-01-17T16:41:00Z">
              <w:r w:rsidR="00826716" w:rsidRPr="0055757D" w:rsidDel="00DA2949">
                <w:rPr>
                  <w:rStyle w:val="Marquedecommentaire"/>
                  <w:rFonts w:asciiTheme="minorHAnsi" w:eastAsiaTheme="minorHAnsi" w:hAnsiTheme="minorHAnsi" w:cstheme="minorBidi"/>
                  <w:color w:val="244061" w:themeColor="accent1" w:themeShade="80"/>
                  <w:sz w:val="22"/>
                  <w:szCs w:val="22"/>
                  <w:lang w:eastAsia="en-US"/>
                </w:rPr>
                <w:commentReference w:id="599"/>
              </w:r>
            </w:del>
            <w:ins w:id="603" w:author="ZNIBER Mohammed Elarabi" w:date="2017-12-18T21:38:00Z">
              <w:r w:rsidR="00DE40A2" w:rsidRPr="0055757D">
                <w:rPr>
                  <w:rFonts w:asciiTheme="minorHAnsi" w:hAnsiTheme="minorHAnsi"/>
                  <w:sz w:val="22"/>
                  <w:szCs w:val="22"/>
                </w:rPr>
                <w:t>/ Actif net &lt;= 10%</w:t>
              </w:r>
            </w:ins>
          </w:p>
          <w:p w14:paraId="15C9DAF6" w14:textId="36CBD0AD" w:rsidR="00C12308" w:rsidRPr="0055757D" w:rsidRDefault="00DE40A2" w:rsidP="0025690E">
            <w:pPr>
              <w:spacing w:after="0" w:line="240" w:lineRule="auto"/>
              <w:rPr>
                <w:ins w:id="604" w:author="ZNIBER Mohammed Elarabi" w:date="2017-12-18T21:36:00Z"/>
                <w:rFonts w:asciiTheme="minorHAnsi" w:eastAsia="Times New Roman" w:hAnsiTheme="minorHAnsi" w:cs="Calibri"/>
                <w:color w:val="365F91"/>
                <w:sz w:val="22"/>
                <w:szCs w:val="22"/>
                <w:lang w:eastAsia="fr-FR"/>
              </w:rPr>
            </w:pPr>
            <w:ins w:id="605" w:author="ZNIBER Mohammed Elarabi" w:date="2017-12-18T21:38:00Z">
              <w:del w:id="606" w:author="Hasnaâ BARZALI" w:date="2018-01-10T12:10:00Z">
                <w:r w:rsidRPr="0055757D" w:rsidDel="00720654">
                  <w:rPr>
                    <w:rFonts w:asciiTheme="minorHAnsi" w:hAnsiTheme="minorHAnsi" w:cs="Arial"/>
                    <w:b/>
                    <w:color w:val="FF0000"/>
                    <w:sz w:val="22"/>
                    <w:szCs w:val="22"/>
                  </w:rPr>
                  <w:delText>Code SeSam : TYP_CLF_RAT_SEN_TYPCRS_RPT</w:delText>
                </w:r>
              </w:del>
            </w:ins>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7BE1D3A0" w14:textId="77777777" w:rsidR="00C12308" w:rsidRPr="0055757D" w:rsidRDefault="001B5E0B" w:rsidP="00A34BEC">
            <w:pPr>
              <w:spacing w:after="0" w:line="240" w:lineRule="auto"/>
              <w:rPr>
                <w:ins w:id="607" w:author="ZNIBER Mohammed Elarabi" w:date="2017-12-18T21:39:00Z"/>
                <w:rFonts w:asciiTheme="minorHAnsi" w:eastAsia="Times New Roman" w:hAnsiTheme="minorHAnsi" w:cs="Calibri"/>
                <w:color w:val="365F91"/>
                <w:sz w:val="22"/>
                <w:szCs w:val="22"/>
                <w:lang w:eastAsia="fr-FR"/>
              </w:rPr>
            </w:pPr>
            <w:ins w:id="608" w:author="ZNIBER Mohammed Elarabi" w:date="2017-12-18T21:37:00Z">
              <w:r w:rsidRPr="0055757D">
                <w:rPr>
                  <w:rFonts w:asciiTheme="minorHAnsi" w:hAnsiTheme="minorHAnsi"/>
                  <w:sz w:val="22"/>
                  <w:szCs w:val="22"/>
                </w:rPr>
                <w:t>Un OPCVM peut effectuer des opérations de prêt de titres dans une limite de dix pour cent (10%) de ses actifs.</w:t>
              </w:r>
            </w:ins>
          </w:p>
          <w:p w14:paraId="21808D2C" w14:textId="77777777" w:rsidR="00DE40A2" w:rsidRPr="0055757D" w:rsidRDefault="00DE40A2" w:rsidP="00A34BEC">
            <w:pPr>
              <w:spacing w:after="0" w:line="240" w:lineRule="auto"/>
              <w:rPr>
                <w:ins w:id="609" w:author="ZNIBER Mohammed Elarabi" w:date="2017-12-18T21:36:00Z"/>
                <w:rFonts w:asciiTheme="minorHAnsi" w:eastAsia="Times New Roman" w:hAnsiTheme="minorHAnsi" w:cs="Calibri"/>
                <w:color w:val="365F91"/>
                <w:sz w:val="22"/>
                <w:szCs w:val="22"/>
                <w:lang w:eastAsia="fr-FR"/>
              </w:rPr>
            </w:pPr>
            <w:ins w:id="610" w:author="ZNIBER Mohammed Elarabi" w:date="2017-12-18T21:39:00Z">
              <w:r w:rsidRPr="0055757D">
                <w:rPr>
                  <w:rFonts w:asciiTheme="minorHAnsi" w:hAnsiTheme="minorHAnsi"/>
                  <w:sz w:val="22"/>
                  <w:szCs w:val="22"/>
                </w:rPr>
                <w:t>Cette limite peut être portée à cent pour cent (100%) quand l’emprunteur remet des espèces ou des titres en garantie. Lesdits titres remis en garantie ne doivent pas être émis ou garantis par l’emprunteur ou par une entité appartenant au même groupe de l’emprunteur.</w:t>
              </w:r>
            </w:ins>
          </w:p>
        </w:tc>
      </w:tr>
    </w:tbl>
    <w:p w14:paraId="55B63CF1" w14:textId="77777777" w:rsidR="005056B0" w:rsidDel="00EE6AF7" w:rsidRDefault="005056B0" w:rsidP="00EE6AF7">
      <w:pPr>
        <w:pStyle w:val="T2"/>
        <w:numPr>
          <w:ilvl w:val="0"/>
          <w:numId w:val="0"/>
        </w:numPr>
        <w:rPr>
          <w:del w:id="611" w:author="ZNIBER Mohammed Elarabi" w:date="2018-03-01T10:36:00Z"/>
        </w:rPr>
        <w:pPrChange w:id="612" w:author="ZNIBER Mohammed Elarabi" w:date="2018-03-01T10:36:00Z">
          <w:pPr>
            <w:pStyle w:val="T2"/>
            <w:numPr>
              <w:ilvl w:val="0"/>
              <w:numId w:val="0"/>
            </w:numPr>
            <w:ind w:firstLine="0"/>
          </w:pPr>
        </w:pPrChange>
      </w:pPr>
    </w:p>
    <w:p w14:paraId="70EF42E7" w14:textId="77777777" w:rsidR="00EE6AF7" w:rsidRDefault="00EE6AF7" w:rsidP="00EE6AF7">
      <w:pPr>
        <w:pStyle w:val="T2"/>
        <w:numPr>
          <w:ilvl w:val="0"/>
          <w:numId w:val="0"/>
        </w:numPr>
        <w:rPr>
          <w:ins w:id="613" w:author="ZNIBER Mohammed Elarabi" w:date="2018-03-01T10:36:00Z"/>
        </w:rPr>
        <w:pPrChange w:id="614" w:author="ZNIBER Mohammed Elarabi" w:date="2018-03-01T10:36:00Z">
          <w:pPr>
            <w:pStyle w:val="T2"/>
            <w:numPr>
              <w:ilvl w:val="0"/>
              <w:numId w:val="0"/>
            </w:numPr>
            <w:ind w:firstLine="0"/>
          </w:pPr>
        </w:pPrChange>
      </w:pPr>
    </w:p>
    <w:p w14:paraId="25E69AD2" w14:textId="77777777" w:rsidR="00EE6AF7" w:rsidRDefault="00EE6AF7" w:rsidP="00EE6AF7">
      <w:pPr>
        <w:pStyle w:val="T2"/>
        <w:numPr>
          <w:ilvl w:val="0"/>
          <w:numId w:val="0"/>
        </w:numPr>
        <w:rPr>
          <w:ins w:id="615" w:author="ZNIBER Mohammed Elarabi" w:date="2018-03-01T10:38:00Z"/>
        </w:rPr>
        <w:pPrChange w:id="616" w:author="ZNIBER Mohammed Elarabi" w:date="2018-03-01T10:36:00Z">
          <w:pPr>
            <w:pStyle w:val="T2"/>
            <w:numPr>
              <w:ilvl w:val="0"/>
              <w:numId w:val="0"/>
            </w:numPr>
            <w:ind w:firstLine="0"/>
          </w:pPr>
        </w:pPrChange>
      </w:pPr>
    </w:p>
    <w:p w14:paraId="1ACE2A5B" w14:textId="77777777" w:rsidR="00EE6AF7" w:rsidRDefault="00EE6AF7" w:rsidP="00EE6AF7">
      <w:pPr>
        <w:pStyle w:val="T2"/>
        <w:numPr>
          <w:ilvl w:val="0"/>
          <w:numId w:val="0"/>
        </w:numPr>
        <w:rPr>
          <w:ins w:id="617" w:author="ZNIBER Mohammed Elarabi" w:date="2018-03-01T10:36:00Z"/>
        </w:rPr>
        <w:pPrChange w:id="618" w:author="ZNIBER Mohammed Elarabi" w:date="2018-03-01T10:36:00Z">
          <w:pPr>
            <w:pStyle w:val="T2"/>
            <w:numPr>
              <w:ilvl w:val="0"/>
              <w:numId w:val="0"/>
            </w:numPr>
            <w:ind w:firstLine="0"/>
          </w:pPr>
        </w:pPrChange>
      </w:pPr>
    </w:p>
    <w:p w14:paraId="4B4CD55F" w14:textId="77777777" w:rsidR="005056B0" w:rsidRDefault="005056B0" w:rsidP="00EE6AF7">
      <w:pPr>
        <w:pStyle w:val="T2"/>
        <w:numPr>
          <w:ilvl w:val="0"/>
          <w:numId w:val="0"/>
        </w:numPr>
        <w:rPr>
          <w:ins w:id="619" w:author="Hasnaâ BARZALI" w:date="2018-02-05T12:30:00Z"/>
        </w:rPr>
        <w:pPrChange w:id="620" w:author="ZNIBER Mohammed Elarabi" w:date="2018-03-01T10:36:00Z">
          <w:pPr>
            <w:pStyle w:val="T2"/>
            <w:numPr>
              <w:ilvl w:val="0"/>
              <w:numId w:val="0"/>
            </w:numPr>
            <w:ind w:firstLine="0"/>
          </w:pPr>
        </w:pPrChange>
      </w:pPr>
    </w:p>
    <w:p w14:paraId="26FAC3CA" w14:textId="7D35DD58" w:rsidR="00146434" w:rsidRDefault="00D67D82" w:rsidP="00981DF9">
      <w:pPr>
        <w:pStyle w:val="T2"/>
        <w:numPr>
          <w:ilvl w:val="0"/>
          <w:numId w:val="0"/>
        </w:numPr>
        <w:ind w:left="574"/>
        <w:rPr>
          <w:ins w:id="621" w:author="Hasnaâ BARZALI" w:date="2018-02-05T11:53:00Z"/>
        </w:rPr>
      </w:pPr>
      <w:bookmarkStart w:id="622" w:name="_Toc505599992"/>
      <w:r w:rsidRPr="000973E3">
        <w:t>Annexe IV : Reporting</w:t>
      </w:r>
      <w:bookmarkEnd w:id="622"/>
      <w:r w:rsidRPr="000973E3">
        <w:t xml:space="preserve"> </w:t>
      </w:r>
    </w:p>
    <w:p w14:paraId="470A223B" w14:textId="77777777" w:rsidR="00146434" w:rsidRDefault="00146434" w:rsidP="00E07CDF">
      <w:pPr>
        <w:pStyle w:val="T2"/>
        <w:numPr>
          <w:ilvl w:val="0"/>
          <w:numId w:val="0"/>
        </w:numPr>
        <w:ind w:left="574"/>
      </w:pPr>
    </w:p>
    <w:p w14:paraId="7B93D928" w14:textId="282C501D" w:rsidR="001528C5" w:rsidRPr="00146434" w:rsidRDefault="00EE6AF7" w:rsidP="00146434">
      <w:hyperlink w:anchor="Annexe_TCB_6" w:history="1">
        <w:r w:rsidR="00146434" w:rsidRPr="00BD3841">
          <w:t xml:space="preserve">Annexe </w:t>
        </w:r>
      </w:hyperlink>
      <w:r w:rsidR="00146434">
        <w:t xml:space="preserve"> OPCH 4</w:t>
      </w:r>
      <w:r w:rsidR="00146434" w:rsidRPr="00BD3841">
        <w:t>: Rapport de contrôle des OPCVM</w:t>
      </w:r>
    </w:p>
    <w:tbl>
      <w:tblPr>
        <w:tblStyle w:val="Grilledutableau"/>
        <w:tblW w:w="11165" w:type="dxa"/>
        <w:tblLayout w:type="fixed"/>
        <w:tblLook w:val="04A0" w:firstRow="1" w:lastRow="0" w:firstColumn="1" w:lastColumn="0" w:noHBand="0" w:noVBand="1"/>
      </w:tblPr>
      <w:tblGrid>
        <w:gridCol w:w="817"/>
        <w:gridCol w:w="1418"/>
        <w:gridCol w:w="992"/>
        <w:gridCol w:w="992"/>
        <w:gridCol w:w="992"/>
        <w:gridCol w:w="1418"/>
        <w:gridCol w:w="1417"/>
        <w:gridCol w:w="709"/>
        <w:gridCol w:w="1418"/>
        <w:gridCol w:w="992"/>
      </w:tblGrid>
      <w:tr w:rsidR="001B1188" w14:paraId="544227E3" w14:textId="77777777" w:rsidTr="001B1188">
        <w:tc>
          <w:tcPr>
            <w:tcW w:w="817" w:type="dxa"/>
          </w:tcPr>
          <w:p w14:paraId="6F04FDDD" w14:textId="37B29D6B" w:rsidR="001B1188" w:rsidRPr="001B1188" w:rsidRDefault="001B1188" w:rsidP="001B1188">
            <w:pPr>
              <w:rPr>
                <w:sz w:val="18"/>
                <w:szCs w:val="18"/>
              </w:rPr>
            </w:pPr>
            <w:r w:rsidRPr="001B1188">
              <w:rPr>
                <w:rFonts w:cs="Arial"/>
                <w:bCs/>
                <w:color w:val="365F91" w:themeColor="accent1" w:themeShade="BF"/>
                <w:sz w:val="18"/>
                <w:szCs w:val="18"/>
              </w:rPr>
              <w:t>Date de VL</w:t>
            </w:r>
          </w:p>
        </w:tc>
        <w:tc>
          <w:tcPr>
            <w:tcW w:w="1418" w:type="dxa"/>
          </w:tcPr>
          <w:p w14:paraId="2D8BFB93" w14:textId="118FF12D" w:rsidR="001B1188" w:rsidRPr="001B1188" w:rsidRDefault="001B1188" w:rsidP="001B1188">
            <w:pPr>
              <w:rPr>
                <w:sz w:val="18"/>
                <w:szCs w:val="18"/>
              </w:rPr>
            </w:pPr>
            <w:r w:rsidRPr="001B1188">
              <w:rPr>
                <w:rFonts w:cs="Arial"/>
                <w:bCs/>
                <w:color w:val="365F91" w:themeColor="accent1" w:themeShade="BF"/>
                <w:sz w:val="18"/>
                <w:szCs w:val="18"/>
              </w:rPr>
              <w:t>Dénomination OPCVM</w:t>
            </w:r>
          </w:p>
        </w:tc>
        <w:tc>
          <w:tcPr>
            <w:tcW w:w="992" w:type="dxa"/>
          </w:tcPr>
          <w:p w14:paraId="6E3F0CA4" w14:textId="1EA80A6C" w:rsidR="001B1188" w:rsidRPr="001B1188" w:rsidRDefault="001B1188" w:rsidP="001B1188">
            <w:pPr>
              <w:rPr>
                <w:sz w:val="18"/>
                <w:szCs w:val="18"/>
              </w:rPr>
            </w:pPr>
            <w:r w:rsidRPr="001B1188">
              <w:rPr>
                <w:rFonts w:cs="Arial"/>
                <w:bCs/>
                <w:color w:val="365F91" w:themeColor="accent1" w:themeShade="BF"/>
                <w:sz w:val="18"/>
                <w:szCs w:val="18"/>
              </w:rPr>
              <w:t>Code OPCVM</w:t>
            </w:r>
          </w:p>
        </w:tc>
        <w:tc>
          <w:tcPr>
            <w:tcW w:w="992" w:type="dxa"/>
          </w:tcPr>
          <w:p w14:paraId="03D4F268" w14:textId="762B2F1D" w:rsidR="001B1188" w:rsidRPr="001B1188" w:rsidRDefault="001B1188" w:rsidP="001B1188">
            <w:pPr>
              <w:rPr>
                <w:sz w:val="18"/>
                <w:szCs w:val="18"/>
              </w:rPr>
            </w:pPr>
            <w:r w:rsidRPr="001B1188">
              <w:rPr>
                <w:rFonts w:cs="Arial"/>
                <w:bCs/>
                <w:color w:val="365F91" w:themeColor="accent1" w:themeShade="BF"/>
                <w:sz w:val="18"/>
                <w:szCs w:val="18"/>
              </w:rPr>
              <w:t>Code DC OPCVM</w:t>
            </w:r>
          </w:p>
        </w:tc>
        <w:tc>
          <w:tcPr>
            <w:tcW w:w="992" w:type="dxa"/>
          </w:tcPr>
          <w:p w14:paraId="1B6438F4" w14:textId="7048918F" w:rsidR="001B1188" w:rsidRPr="001B1188" w:rsidRDefault="001B1188" w:rsidP="001B1188">
            <w:pPr>
              <w:rPr>
                <w:sz w:val="18"/>
                <w:szCs w:val="18"/>
              </w:rPr>
            </w:pPr>
            <w:ins w:id="623" w:author="Hasnaâ BARZALI" w:date="2018-02-05T12:02:00Z">
              <w:r w:rsidRPr="001B1188">
                <w:rPr>
                  <w:sz w:val="18"/>
                  <w:szCs w:val="18"/>
                </w:rPr>
                <w:t>Classification</w:t>
              </w:r>
            </w:ins>
          </w:p>
        </w:tc>
        <w:tc>
          <w:tcPr>
            <w:tcW w:w="1418" w:type="dxa"/>
          </w:tcPr>
          <w:p w14:paraId="6EE9B2D1" w14:textId="0D99A6D0" w:rsidR="001B1188" w:rsidRPr="001B1188" w:rsidRDefault="001B1188" w:rsidP="001B1188">
            <w:pPr>
              <w:rPr>
                <w:sz w:val="18"/>
                <w:szCs w:val="18"/>
              </w:rPr>
            </w:pPr>
            <w:r w:rsidRPr="001B1188">
              <w:rPr>
                <w:rFonts w:cs="Arial"/>
                <w:bCs/>
                <w:color w:val="365F91" w:themeColor="accent1" w:themeShade="BF"/>
                <w:sz w:val="18"/>
                <w:szCs w:val="18"/>
              </w:rPr>
              <w:t>Famille de dépassement</w:t>
            </w:r>
          </w:p>
        </w:tc>
        <w:tc>
          <w:tcPr>
            <w:tcW w:w="1417" w:type="dxa"/>
          </w:tcPr>
          <w:p w14:paraId="167DF563" w14:textId="452A667E" w:rsidR="001B1188" w:rsidRPr="001B1188" w:rsidRDefault="001B1188" w:rsidP="001B1188">
            <w:pPr>
              <w:rPr>
                <w:sz w:val="18"/>
                <w:szCs w:val="18"/>
              </w:rPr>
            </w:pPr>
            <w:r w:rsidRPr="001B1188">
              <w:rPr>
                <w:rFonts w:cs="Arial"/>
                <w:bCs/>
                <w:color w:val="365F91" w:themeColor="accent1" w:themeShade="BF"/>
                <w:sz w:val="18"/>
                <w:szCs w:val="18"/>
              </w:rPr>
              <w:t>Type de dépassement</w:t>
            </w:r>
          </w:p>
        </w:tc>
        <w:tc>
          <w:tcPr>
            <w:tcW w:w="709" w:type="dxa"/>
          </w:tcPr>
          <w:p w14:paraId="793B9B5F" w14:textId="0F24C464" w:rsidR="001B1188" w:rsidRPr="001E4665" w:rsidRDefault="001B1188" w:rsidP="001B1188">
            <w:pPr>
              <w:rPr>
                <w:sz w:val="18"/>
                <w:szCs w:val="18"/>
              </w:rPr>
            </w:pPr>
            <w:r w:rsidRPr="001B1188">
              <w:rPr>
                <w:rFonts w:cs="Arial"/>
                <w:bCs/>
                <w:color w:val="365F91" w:themeColor="accent1" w:themeShade="BF"/>
                <w:sz w:val="18"/>
                <w:szCs w:val="18"/>
              </w:rPr>
              <w:t>Ratio</w:t>
            </w:r>
          </w:p>
        </w:tc>
        <w:tc>
          <w:tcPr>
            <w:tcW w:w="1418" w:type="dxa"/>
          </w:tcPr>
          <w:p w14:paraId="49AF0345" w14:textId="09D116C5" w:rsidR="001B1188" w:rsidRPr="001E4665" w:rsidRDefault="001B1188" w:rsidP="001B1188">
            <w:pPr>
              <w:rPr>
                <w:sz w:val="18"/>
                <w:szCs w:val="18"/>
              </w:rPr>
            </w:pPr>
            <w:r w:rsidRPr="001B1188">
              <w:rPr>
                <w:rFonts w:cs="Arial"/>
                <w:bCs/>
                <w:color w:val="365F91" w:themeColor="accent1" w:themeShade="BF"/>
                <w:sz w:val="18"/>
                <w:szCs w:val="18"/>
              </w:rPr>
              <w:t xml:space="preserve">Détails dépassement </w:t>
            </w:r>
          </w:p>
        </w:tc>
        <w:tc>
          <w:tcPr>
            <w:tcW w:w="992" w:type="dxa"/>
          </w:tcPr>
          <w:p w14:paraId="7EC4857E" w14:textId="3BEFBF66" w:rsidR="001B1188" w:rsidRPr="001E4665" w:rsidRDefault="001B1188" w:rsidP="001B1188">
            <w:pPr>
              <w:rPr>
                <w:sz w:val="18"/>
                <w:szCs w:val="18"/>
              </w:rPr>
            </w:pPr>
            <w:r w:rsidRPr="001B1188">
              <w:rPr>
                <w:rFonts w:cs="Arial"/>
                <w:bCs/>
                <w:color w:val="365F91" w:themeColor="accent1" w:themeShade="BF"/>
                <w:sz w:val="18"/>
                <w:szCs w:val="18"/>
              </w:rPr>
              <w:t>Emetteur/Contrepartie</w:t>
            </w:r>
          </w:p>
        </w:tc>
      </w:tr>
      <w:tr w:rsidR="001B1188" w14:paraId="36C9D905" w14:textId="77777777" w:rsidTr="001B1188">
        <w:tc>
          <w:tcPr>
            <w:tcW w:w="817" w:type="dxa"/>
          </w:tcPr>
          <w:p w14:paraId="090105B6" w14:textId="77777777" w:rsidR="001B1188" w:rsidRPr="001B1188" w:rsidRDefault="001B1188" w:rsidP="001B1188">
            <w:pPr>
              <w:rPr>
                <w:sz w:val="18"/>
                <w:szCs w:val="18"/>
              </w:rPr>
            </w:pPr>
          </w:p>
        </w:tc>
        <w:tc>
          <w:tcPr>
            <w:tcW w:w="1418" w:type="dxa"/>
          </w:tcPr>
          <w:p w14:paraId="0744CD38" w14:textId="77777777" w:rsidR="001B1188" w:rsidRPr="001B1188" w:rsidRDefault="001B1188" w:rsidP="001B1188">
            <w:pPr>
              <w:rPr>
                <w:sz w:val="18"/>
                <w:szCs w:val="18"/>
              </w:rPr>
            </w:pPr>
          </w:p>
        </w:tc>
        <w:tc>
          <w:tcPr>
            <w:tcW w:w="992" w:type="dxa"/>
          </w:tcPr>
          <w:p w14:paraId="7581965C" w14:textId="77777777" w:rsidR="001B1188" w:rsidRPr="001B1188" w:rsidRDefault="001B1188" w:rsidP="001B1188">
            <w:pPr>
              <w:rPr>
                <w:sz w:val="18"/>
                <w:szCs w:val="18"/>
              </w:rPr>
            </w:pPr>
          </w:p>
        </w:tc>
        <w:tc>
          <w:tcPr>
            <w:tcW w:w="992" w:type="dxa"/>
          </w:tcPr>
          <w:p w14:paraId="07725065" w14:textId="77777777" w:rsidR="001B1188" w:rsidRPr="001B1188" w:rsidRDefault="001B1188" w:rsidP="001B1188">
            <w:pPr>
              <w:rPr>
                <w:sz w:val="18"/>
                <w:szCs w:val="18"/>
              </w:rPr>
            </w:pPr>
          </w:p>
        </w:tc>
        <w:tc>
          <w:tcPr>
            <w:tcW w:w="992" w:type="dxa"/>
          </w:tcPr>
          <w:p w14:paraId="4782E7AA" w14:textId="77777777" w:rsidR="001B1188" w:rsidRPr="001B1188" w:rsidRDefault="001B1188" w:rsidP="001B1188">
            <w:pPr>
              <w:rPr>
                <w:sz w:val="18"/>
                <w:szCs w:val="18"/>
              </w:rPr>
            </w:pPr>
          </w:p>
        </w:tc>
        <w:tc>
          <w:tcPr>
            <w:tcW w:w="1418" w:type="dxa"/>
          </w:tcPr>
          <w:p w14:paraId="03FE4EB6" w14:textId="77777777" w:rsidR="001B1188" w:rsidRPr="001B1188" w:rsidRDefault="001B1188" w:rsidP="001B1188">
            <w:pPr>
              <w:rPr>
                <w:sz w:val="18"/>
                <w:szCs w:val="18"/>
              </w:rPr>
            </w:pPr>
          </w:p>
        </w:tc>
        <w:tc>
          <w:tcPr>
            <w:tcW w:w="1417" w:type="dxa"/>
          </w:tcPr>
          <w:p w14:paraId="4E1E4973" w14:textId="77777777" w:rsidR="001B1188" w:rsidRPr="001B1188" w:rsidRDefault="001B1188" w:rsidP="001B1188">
            <w:pPr>
              <w:rPr>
                <w:sz w:val="18"/>
                <w:szCs w:val="18"/>
              </w:rPr>
            </w:pPr>
          </w:p>
        </w:tc>
        <w:tc>
          <w:tcPr>
            <w:tcW w:w="709" w:type="dxa"/>
          </w:tcPr>
          <w:p w14:paraId="7AF4967E" w14:textId="77777777" w:rsidR="001B1188" w:rsidRPr="001B1188" w:rsidRDefault="001B1188" w:rsidP="001B1188">
            <w:pPr>
              <w:rPr>
                <w:sz w:val="18"/>
                <w:szCs w:val="18"/>
              </w:rPr>
            </w:pPr>
          </w:p>
        </w:tc>
        <w:tc>
          <w:tcPr>
            <w:tcW w:w="1418" w:type="dxa"/>
          </w:tcPr>
          <w:p w14:paraId="2E45B902" w14:textId="77777777" w:rsidR="001B1188" w:rsidRPr="001B1188" w:rsidRDefault="001B1188" w:rsidP="001B1188">
            <w:pPr>
              <w:rPr>
                <w:sz w:val="18"/>
                <w:szCs w:val="18"/>
              </w:rPr>
            </w:pPr>
          </w:p>
        </w:tc>
        <w:tc>
          <w:tcPr>
            <w:tcW w:w="992" w:type="dxa"/>
          </w:tcPr>
          <w:p w14:paraId="143E5830" w14:textId="5A1D39F8" w:rsidR="001B1188" w:rsidRPr="001B1188" w:rsidRDefault="001B1188" w:rsidP="001B1188">
            <w:pPr>
              <w:rPr>
                <w:sz w:val="18"/>
                <w:szCs w:val="18"/>
              </w:rPr>
            </w:pPr>
          </w:p>
        </w:tc>
      </w:tr>
    </w:tbl>
    <w:p w14:paraId="5C4380FE" w14:textId="77777777" w:rsidR="001B1188" w:rsidRDefault="001B1188" w:rsidP="001B1188">
      <w:pPr>
        <w:rPr>
          <w:rFonts w:cs="Arial"/>
          <w:b/>
          <w:color w:val="365F91" w:themeColor="accent1" w:themeShade="BF"/>
        </w:rPr>
      </w:pPr>
    </w:p>
    <w:p w14:paraId="24B87893" w14:textId="77777777" w:rsidR="001B1188" w:rsidRPr="000973E3" w:rsidRDefault="001B1188" w:rsidP="001B1188">
      <w:pPr>
        <w:rPr>
          <w:rFonts w:cs="Arial"/>
          <w:b/>
          <w:color w:val="365F91" w:themeColor="accent1" w:themeShade="BF"/>
        </w:rPr>
      </w:pPr>
      <w:r w:rsidRPr="00146434">
        <w:t>Annexe TCB  6 : Répartition des souscripteurs actions ou parts OPCVM</w:t>
      </w:r>
    </w:p>
    <w:p w14:paraId="2C38D62F" w14:textId="77777777" w:rsidR="001B1188" w:rsidRPr="00146434" w:rsidRDefault="001B1188" w:rsidP="0014643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05"/>
        <w:gridCol w:w="3263"/>
        <w:gridCol w:w="1158"/>
        <w:gridCol w:w="962"/>
        <w:gridCol w:w="992"/>
        <w:gridCol w:w="1813"/>
        <w:gridCol w:w="1263"/>
      </w:tblGrid>
      <w:tr w:rsidR="002F2681" w:rsidRPr="000973E3" w14:paraId="4340B2F8" w14:textId="77777777" w:rsidTr="00BB3BB5">
        <w:trPr>
          <w:jc w:val="center"/>
        </w:trPr>
        <w:tc>
          <w:tcPr>
            <w:tcW w:w="1002" w:type="dxa"/>
          </w:tcPr>
          <w:p w14:paraId="189843B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OPCVM </w:t>
            </w:r>
          </w:p>
        </w:tc>
        <w:tc>
          <w:tcPr>
            <w:tcW w:w="3635" w:type="dxa"/>
          </w:tcPr>
          <w:p w14:paraId="24699546" w14:textId="77777777" w:rsidR="00A523A2" w:rsidRPr="000973E3" w:rsidRDefault="00A523A2" w:rsidP="00BB3BB5">
            <w:pPr>
              <w:autoSpaceDE w:val="0"/>
              <w:autoSpaceDN w:val="0"/>
              <w:adjustRightInd w:val="0"/>
              <w:spacing w:after="0" w:line="240" w:lineRule="auto"/>
              <w:jc w:val="center"/>
              <w:rPr>
                <w:rFonts w:cs="Arial"/>
                <w:b/>
                <w:bCs/>
                <w:color w:val="365F91" w:themeColor="accent1" w:themeShade="BF"/>
                <w:sz w:val="20"/>
                <w:szCs w:val="20"/>
              </w:rPr>
            </w:pPr>
            <w:r w:rsidRPr="000973E3">
              <w:rPr>
                <w:rFonts w:cs="Arial"/>
                <w:b/>
                <w:bCs/>
                <w:color w:val="365F91" w:themeColor="accent1" w:themeShade="BF"/>
                <w:sz w:val="20"/>
                <w:szCs w:val="20"/>
              </w:rPr>
              <w:t>Dénomination de l’établissement dépositaire</w:t>
            </w:r>
          </w:p>
        </w:tc>
        <w:tc>
          <w:tcPr>
            <w:tcW w:w="1256" w:type="dxa"/>
          </w:tcPr>
          <w:p w14:paraId="01906C3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Code affilié</w:t>
            </w:r>
          </w:p>
        </w:tc>
        <w:tc>
          <w:tcPr>
            <w:tcW w:w="1030" w:type="dxa"/>
          </w:tcPr>
          <w:p w14:paraId="1C93F59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Mois</w:t>
            </w:r>
          </w:p>
        </w:tc>
        <w:tc>
          <w:tcPr>
            <w:tcW w:w="1030" w:type="dxa"/>
          </w:tcPr>
          <w:p w14:paraId="734053A7"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Année</w:t>
            </w:r>
          </w:p>
        </w:tc>
        <w:tc>
          <w:tcPr>
            <w:tcW w:w="1995" w:type="dxa"/>
          </w:tcPr>
          <w:p w14:paraId="05D617C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Dernière VL du mois</w:t>
            </w:r>
            <w:r w:rsidRPr="000973E3">
              <w:rPr>
                <w:rStyle w:val="Appelnotedebasdep"/>
                <w:rFonts w:cs="Arial"/>
                <w:b/>
                <w:bCs/>
                <w:color w:val="365F91" w:themeColor="accent1" w:themeShade="BF"/>
                <w:sz w:val="20"/>
                <w:szCs w:val="20"/>
              </w:rPr>
              <w:footnoteReference w:id="1"/>
            </w:r>
          </w:p>
        </w:tc>
        <w:tc>
          <w:tcPr>
            <w:tcW w:w="1405" w:type="dxa"/>
          </w:tcPr>
          <w:p w14:paraId="015C0BE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Date de la VL</w:t>
            </w:r>
          </w:p>
        </w:tc>
      </w:tr>
      <w:tr w:rsidR="002F2681" w:rsidRPr="000973E3" w14:paraId="210D6E57" w14:textId="77777777" w:rsidTr="00426B68">
        <w:trPr>
          <w:trHeight w:val="432"/>
          <w:jc w:val="center"/>
        </w:trPr>
        <w:tc>
          <w:tcPr>
            <w:tcW w:w="1002" w:type="dxa"/>
          </w:tcPr>
          <w:p w14:paraId="241EB415"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c>
          <w:tcPr>
            <w:tcW w:w="3635" w:type="dxa"/>
          </w:tcPr>
          <w:p w14:paraId="48EF3C5B"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c>
          <w:tcPr>
            <w:tcW w:w="1256" w:type="dxa"/>
          </w:tcPr>
          <w:p w14:paraId="1CEB47C7"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c>
          <w:tcPr>
            <w:tcW w:w="1030" w:type="dxa"/>
          </w:tcPr>
          <w:p w14:paraId="092D532C"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c>
          <w:tcPr>
            <w:tcW w:w="1030" w:type="dxa"/>
          </w:tcPr>
          <w:p w14:paraId="2ADC631A"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c>
          <w:tcPr>
            <w:tcW w:w="1995" w:type="dxa"/>
          </w:tcPr>
          <w:p w14:paraId="63D2A50D"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c>
          <w:tcPr>
            <w:tcW w:w="1405" w:type="dxa"/>
          </w:tcPr>
          <w:p w14:paraId="2312BDF0" w14:textId="77777777" w:rsidR="00A523A2" w:rsidRPr="000973E3" w:rsidRDefault="00A523A2" w:rsidP="00BB3BB5">
            <w:pPr>
              <w:autoSpaceDE w:val="0"/>
              <w:autoSpaceDN w:val="0"/>
              <w:adjustRightInd w:val="0"/>
              <w:spacing w:after="0" w:line="240" w:lineRule="auto"/>
              <w:rPr>
                <w:rFonts w:cs="Arial"/>
                <w:color w:val="365F91" w:themeColor="accent1" w:themeShade="BF"/>
                <w:sz w:val="20"/>
                <w:szCs w:val="20"/>
              </w:rPr>
            </w:pPr>
          </w:p>
        </w:tc>
      </w:tr>
    </w:tbl>
    <w:p w14:paraId="4BE9A3D9" w14:textId="77777777" w:rsidR="00146434" w:rsidRDefault="00146434" w:rsidP="00A523A2">
      <w:pPr>
        <w:rPr>
          <w:rFonts w:cs="Arial"/>
          <w:b/>
          <w:color w:val="365F91" w:themeColor="accent1" w:themeShade="B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43"/>
        <w:gridCol w:w="2577"/>
        <w:gridCol w:w="1646"/>
        <w:gridCol w:w="2690"/>
      </w:tblGrid>
      <w:tr w:rsidR="002F2681" w:rsidRPr="000973E3" w14:paraId="52478AFC" w14:textId="77777777" w:rsidTr="00BB3BB5">
        <w:tc>
          <w:tcPr>
            <w:tcW w:w="0" w:type="auto"/>
          </w:tcPr>
          <w:p w14:paraId="37D1006D" w14:textId="77777777" w:rsidR="00A523A2" w:rsidRPr="000973E3" w:rsidRDefault="00A523A2" w:rsidP="00BB3BB5">
            <w:pPr>
              <w:spacing w:after="0" w:line="240" w:lineRule="auto"/>
              <w:jc w:val="center"/>
              <w:rPr>
                <w:rFonts w:cs="Arial"/>
                <w:b/>
                <w:bCs/>
                <w:color w:val="365F91" w:themeColor="accent1" w:themeShade="BF"/>
              </w:rPr>
            </w:pPr>
            <w:r w:rsidRPr="000973E3">
              <w:rPr>
                <w:rFonts w:cs="Arial"/>
                <w:b/>
                <w:bCs/>
                <w:color w:val="365F91" w:themeColor="accent1" w:themeShade="BF"/>
              </w:rPr>
              <w:t xml:space="preserve">Catégorie </w:t>
            </w:r>
          </w:p>
        </w:tc>
        <w:tc>
          <w:tcPr>
            <w:tcW w:w="0" w:type="auto"/>
          </w:tcPr>
          <w:p w14:paraId="680A361A" w14:textId="77777777" w:rsidR="00A523A2" w:rsidRPr="000973E3" w:rsidRDefault="00A523A2" w:rsidP="00BB3BB5">
            <w:pPr>
              <w:spacing w:after="0" w:line="240" w:lineRule="auto"/>
              <w:jc w:val="center"/>
              <w:rPr>
                <w:rFonts w:cs="Arial"/>
                <w:b/>
                <w:bCs/>
                <w:color w:val="365F91" w:themeColor="accent1" w:themeShade="BF"/>
              </w:rPr>
            </w:pPr>
            <w:r w:rsidRPr="000973E3">
              <w:rPr>
                <w:rFonts w:cs="Arial"/>
                <w:b/>
                <w:bCs/>
                <w:color w:val="365F91" w:themeColor="accent1" w:themeShade="BF"/>
              </w:rPr>
              <w:t>Nombre d'actions ou de parts</w:t>
            </w:r>
          </w:p>
        </w:tc>
        <w:tc>
          <w:tcPr>
            <w:tcW w:w="0" w:type="auto"/>
          </w:tcPr>
          <w:p w14:paraId="6ACA81D9" w14:textId="77777777" w:rsidR="00A523A2" w:rsidRPr="000973E3" w:rsidRDefault="00A523A2" w:rsidP="00BB3BB5">
            <w:pPr>
              <w:spacing w:after="0" w:line="240" w:lineRule="auto"/>
              <w:jc w:val="center"/>
              <w:rPr>
                <w:rFonts w:cs="Arial"/>
                <w:b/>
                <w:bCs/>
                <w:color w:val="365F91" w:themeColor="accent1" w:themeShade="BF"/>
              </w:rPr>
            </w:pPr>
            <w:r w:rsidRPr="000973E3">
              <w:rPr>
                <w:rFonts w:cs="Arial"/>
                <w:b/>
                <w:bCs/>
                <w:color w:val="365F91" w:themeColor="accent1" w:themeShade="BF"/>
              </w:rPr>
              <w:t>Valorisation</w:t>
            </w:r>
            <w:r w:rsidRPr="000973E3">
              <w:rPr>
                <w:rStyle w:val="Appelnotedebasdep"/>
                <w:rFonts w:cs="Arial"/>
                <w:b/>
                <w:bCs/>
                <w:color w:val="365F91" w:themeColor="accent1" w:themeShade="BF"/>
                <w:sz w:val="16"/>
                <w:szCs w:val="16"/>
              </w:rPr>
              <w:footnoteReference w:id="2"/>
            </w:r>
          </w:p>
        </w:tc>
        <w:tc>
          <w:tcPr>
            <w:tcW w:w="0" w:type="auto"/>
          </w:tcPr>
          <w:p w14:paraId="75E44C14" w14:textId="77777777" w:rsidR="00A523A2" w:rsidRPr="000973E3" w:rsidRDefault="00A523A2" w:rsidP="00BB3BB5">
            <w:pPr>
              <w:spacing w:after="0" w:line="240" w:lineRule="auto"/>
              <w:jc w:val="center"/>
              <w:rPr>
                <w:rFonts w:cs="Arial"/>
                <w:b/>
                <w:bCs/>
                <w:color w:val="365F91" w:themeColor="accent1" w:themeShade="BF"/>
              </w:rPr>
            </w:pPr>
            <w:r w:rsidRPr="000973E3">
              <w:rPr>
                <w:rFonts w:cs="Arial"/>
                <w:b/>
                <w:bCs/>
                <w:color w:val="365F91" w:themeColor="accent1" w:themeShade="BF"/>
              </w:rPr>
              <w:t>En pourcentage de l'actif net</w:t>
            </w:r>
          </w:p>
        </w:tc>
      </w:tr>
      <w:tr w:rsidR="002F2681" w:rsidRPr="000973E3" w14:paraId="12225B0E" w14:textId="77777777" w:rsidTr="00BB3BB5">
        <w:tc>
          <w:tcPr>
            <w:tcW w:w="0" w:type="auto"/>
          </w:tcPr>
          <w:p w14:paraId="1DABB8CB" w14:textId="77777777" w:rsidR="00A523A2" w:rsidRPr="000973E3" w:rsidRDefault="00A523A2" w:rsidP="00BB3BB5">
            <w:pPr>
              <w:spacing w:after="0" w:line="240" w:lineRule="auto"/>
              <w:rPr>
                <w:rFonts w:cs="Arial"/>
                <w:b/>
                <w:bCs/>
                <w:color w:val="365F91" w:themeColor="accent1" w:themeShade="BF"/>
              </w:rPr>
            </w:pPr>
            <w:r w:rsidRPr="000973E3">
              <w:rPr>
                <w:rFonts w:cs="Arial"/>
                <w:b/>
                <w:bCs/>
                <w:color w:val="365F91" w:themeColor="accent1" w:themeShade="BF"/>
              </w:rPr>
              <w:t>PORTEURS RESIDENTS</w:t>
            </w:r>
          </w:p>
        </w:tc>
        <w:tc>
          <w:tcPr>
            <w:tcW w:w="0" w:type="auto"/>
          </w:tcPr>
          <w:p w14:paraId="5FDD1604"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3FA2823A"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586ABEB0"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1F90462F" w14:textId="77777777" w:rsidTr="00BB3BB5">
        <w:tc>
          <w:tcPr>
            <w:tcW w:w="0" w:type="auto"/>
          </w:tcPr>
          <w:p w14:paraId="4B0BD7E4"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Personnes physiques</w:t>
            </w:r>
          </w:p>
        </w:tc>
        <w:tc>
          <w:tcPr>
            <w:tcW w:w="0" w:type="auto"/>
          </w:tcPr>
          <w:p w14:paraId="20661B53"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832FC4C"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2705AB7B"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2B63E6B2" w14:textId="77777777" w:rsidTr="00BB3BB5">
        <w:tc>
          <w:tcPr>
            <w:tcW w:w="0" w:type="auto"/>
          </w:tcPr>
          <w:p w14:paraId="7CE12AE6"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Entreprises non financières</w:t>
            </w:r>
          </w:p>
        </w:tc>
        <w:tc>
          <w:tcPr>
            <w:tcW w:w="0" w:type="auto"/>
          </w:tcPr>
          <w:p w14:paraId="6537B1BD"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24AA86FD"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3D095DE5"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7E703B23" w14:textId="77777777" w:rsidTr="00BB3BB5">
        <w:tc>
          <w:tcPr>
            <w:tcW w:w="0" w:type="auto"/>
          </w:tcPr>
          <w:p w14:paraId="3295FF99"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Entreprises financières dont :</w:t>
            </w:r>
          </w:p>
        </w:tc>
        <w:tc>
          <w:tcPr>
            <w:tcW w:w="0" w:type="auto"/>
          </w:tcPr>
          <w:p w14:paraId="3F7B6E9E"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7D4F7BA9"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6D48018C"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36A58181" w14:textId="77777777" w:rsidTr="00BB3BB5">
        <w:tc>
          <w:tcPr>
            <w:tcW w:w="0" w:type="auto"/>
          </w:tcPr>
          <w:p w14:paraId="3299A17B"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Banques</w:t>
            </w:r>
          </w:p>
        </w:tc>
        <w:tc>
          <w:tcPr>
            <w:tcW w:w="0" w:type="auto"/>
          </w:tcPr>
          <w:p w14:paraId="4AD4B796"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5D93CF68"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A88A16D"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369B174D" w14:textId="77777777" w:rsidTr="00BB3BB5">
        <w:tc>
          <w:tcPr>
            <w:tcW w:w="0" w:type="auto"/>
          </w:tcPr>
          <w:p w14:paraId="06660078"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Sociétés de financement</w:t>
            </w:r>
          </w:p>
        </w:tc>
        <w:tc>
          <w:tcPr>
            <w:tcW w:w="0" w:type="auto"/>
          </w:tcPr>
          <w:p w14:paraId="122C9D77"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54A1959A"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55F517B3"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2C1D8626" w14:textId="77777777" w:rsidTr="00BB3BB5">
        <w:tc>
          <w:tcPr>
            <w:tcW w:w="0" w:type="auto"/>
          </w:tcPr>
          <w:p w14:paraId="76D9C6AD"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Caisse de dépôt et de gestion (CDG)</w:t>
            </w:r>
          </w:p>
        </w:tc>
        <w:tc>
          <w:tcPr>
            <w:tcW w:w="0" w:type="auto"/>
          </w:tcPr>
          <w:p w14:paraId="1BA7D5A8"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0BC5CC9"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25403AD3"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1EE28B15" w14:textId="77777777" w:rsidTr="00BB3BB5">
        <w:tc>
          <w:tcPr>
            <w:tcW w:w="0" w:type="auto"/>
          </w:tcPr>
          <w:p w14:paraId="03B01CF3"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Compagnies d'assurances et de réassurance</w:t>
            </w:r>
          </w:p>
        </w:tc>
        <w:tc>
          <w:tcPr>
            <w:tcW w:w="0" w:type="auto"/>
          </w:tcPr>
          <w:p w14:paraId="16535226"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583344E"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657A4629"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46F1677B" w14:textId="77777777" w:rsidTr="00BB3BB5">
        <w:tc>
          <w:tcPr>
            <w:tcW w:w="0" w:type="auto"/>
          </w:tcPr>
          <w:p w14:paraId="73FE6597"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Organismes de prévoyance et de retraite</w:t>
            </w:r>
          </w:p>
        </w:tc>
        <w:tc>
          <w:tcPr>
            <w:tcW w:w="0" w:type="auto"/>
          </w:tcPr>
          <w:p w14:paraId="018C3E35"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7C3B1D8A"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2E9305F"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04BBEF20" w14:textId="77777777" w:rsidTr="00BB3BB5">
        <w:tc>
          <w:tcPr>
            <w:tcW w:w="0" w:type="auto"/>
          </w:tcPr>
          <w:p w14:paraId="361BB1A7"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O.P.C.V.M.</w:t>
            </w:r>
          </w:p>
        </w:tc>
        <w:tc>
          <w:tcPr>
            <w:tcW w:w="0" w:type="auto"/>
          </w:tcPr>
          <w:p w14:paraId="5F7B2796"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2AA901E"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34679495"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746F2927" w14:textId="77777777" w:rsidTr="00BB3BB5">
        <w:tc>
          <w:tcPr>
            <w:tcW w:w="0" w:type="auto"/>
          </w:tcPr>
          <w:p w14:paraId="38D14DAE"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Autres sociétés de portefeuilles</w:t>
            </w:r>
          </w:p>
        </w:tc>
        <w:tc>
          <w:tcPr>
            <w:tcW w:w="0" w:type="auto"/>
          </w:tcPr>
          <w:p w14:paraId="509DE8BF"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54F6CDBD"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B3FAA26"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59550B86" w14:textId="77777777" w:rsidTr="00BB3BB5">
        <w:tc>
          <w:tcPr>
            <w:tcW w:w="0" w:type="auto"/>
          </w:tcPr>
          <w:p w14:paraId="678AA398"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Sociétés de bourse</w:t>
            </w:r>
          </w:p>
        </w:tc>
        <w:tc>
          <w:tcPr>
            <w:tcW w:w="0" w:type="auto"/>
          </w:tcPr>
          <w:p w14:paraId="4CB2E3BF"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5D7F4F3"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48DCCA98"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57A73630" w14:textId="77777777" w:rsidTr="00BB3BB5">
        <w:tc>
          <w:tcPr>
            <w:tcW w:w="0" w:type="auto"/>
          </w:tcPr>
          <w:p w14:paraId="2EA7F982"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Autres institutions financières</w:t>
            </w:r>
          </w:p>
        </w:tc>
        <w:tc>
          <w:tcPr>
            <w:tcW w:w="0" w:type="auto"/>
          </w:tcPr>
          <w:p w14:paraId="7D1BC44B"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2D4669CF"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155E7B8"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7DB1819A" w14:textId="77777777" w:rsidTr="00BB3BB5">
        <w:tc>
          <w:tcPr>
            <w:tcW w:w="0" w:type="auto"/>
          </w:tcPr>
          <w:p w14:paraId="44D6C00E" w14:textId="77777777" w:rsidR="00A523A2" w:rsidRPr="000973E3" w:rsidRDefault="00A523A2" w:rsidP="00BB3BB5">
            <w:pPr>
              <w:spacing w:after="0" w:line="240" w:lineRule="auto"/>
              <w:rPr>
                <w:rFonts w:cs="Arial"/>
                <w:color w:val="365F91" w:themeColor="accent1" w:themeShade="BF"/>
              </w:rPr>
            </w:pPr>
            <w:r w:rsidRPr="000973E3">
              <w:rPr>
                <w:rFonts w:cs="Arial"/>
                <w:b/>
                <w:bCs/>
                <w:color w:val="365F91" w:themeColor="accent1" w:themeShade="BF"/>
              </w:rPr>
              <w:t>PORTEURS NON RESIDENTS</w:t>
            </w:r>
          </w:p>
        </w:tc>
        <w:tc>
          <w:tcPr>
            <w:tcW w:w="0" w:type="auto"/>
          </w:tcPr>
          <w:p w14:paraId="7D92BE9C"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1A76B99"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ED7890D"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22D367B1" w14:textId="77777777" w:rsidTr="00BB3BB5">
        <w:tc>
          <w:tcPr>
            <w:tcW w:w="0" w:type="auto"/>
          </w:tcPr>
          <w:p w14:paraId="1DC5DA09" w14:textId="77777777" w:rsidR="00A523A2" w:rsidRPr="000973E3" w:rsidRDefault="00A523A2" w:rsidP="00BB3BB5">
            <w:pPr>
              <w:spacing w:after="0" w:line="240" w:lineRule="auto"/>
              <w:rPr>
                <w:rFonts w:cs="Arial"/>
                <w:b/>
                <w:bCs/>
                <w:color w:val="365F91" w:themeColor="accent1" w:themeShade="BF"/>
              </w:rPr>
            </w:pPr>
            <w:r w:rsidRPr="000973E3">
              <w:rPr>
                <w:rFonts w:cs="Arial"/>
                <w:color w:val="365F91" w:themeColor="accent1" w:themeShade="BF"/>
              </w:rPr>
              <w:t>Marocains résidents à l'étranger (MRE)</w:t>
            </w:r>
          </w:p>
        </w:tc>
        <w:tc>
          <w:tcPr>
            <w:tcW w:w="0" w:type="auto"/>
          </w:tcPr>
          <w:p w14:paraId="4A4A487C"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ECBA640"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5B599A1"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1C411444" w14:textId="77777777" w:rsidTr="00BB3BB5">
        <w:tc>
          <w:tcPr>
            <w:tcW w:w="0" w:type="auto"/>
          </w:tcPr>
          <w:p w14:paraId="233DBF9A"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Autres personnes physiques non résidentes</w:t>
            </w:r>
          </w:p>
        </w:tc>
        <w:tc>
          <w:tcPr>
            <w:tcW w:w="0" w:type="auto"/>
          </w:tcPr>
          <w:p w14:paraId="12EC49AB"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0DD2ECFB"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6FDA1413" w14:textId="77777777" w:rsidR="00A523A2" w:rsidRPr="000973E3" w:rsidRDefault="00A523A2" w:rsidP="00BB3BB5">
            <w:pPr>
              <w:spacing w:after="0" w:line="240" w:lineRule="auto"/>
              <w:jc w:val="center"/>
              <w:rPr>
                <w:rFonts w:cs="Arial"/>
                <w:b/>
                <w:bCs/>
                <w:color w:val="365F91" w:themeColor="accent1" w:themeShade="BF"/>
              </w:rPr>
            </w:pPr>
          </w:p>
        </w:tc>
      </w:tr>
      <w:tr w:rsidR="002F2681" w:rsidRPr="000973E3" w14:paraId="21DBC6F3" w14:textId="77777777" w:rsidTr="00BB3BB5">
        <w:tc>
          <w:tcPr>
            <w:tcW w:w="0" w:type="auto"/>
          </w:tcPr>
          <w:p w14:paraId="07B335D2"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Personnes morales non résidentes</w:t>
            </w:r>
          </w:p>
        </w:tc>
        <w:tc>
          <w:tcPr>
            <w:tcW w:w="0" w:type="auto"/>
          </w:tcPr>
          <w:p w14:paraId="012466DA"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6C8A5717"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23BF968" w14:textId="77777777" w:rsidR="00A523A2" w:rsidRPr="000973E3" w:rsidRDefault="00A523A2" w:rsidP="00BB3BB5">
            <w:pPr>
              <w:spacing w:after="0" w:line="240" w:lineRule="auto"/>
              <w:jc w:val="center"/>
              <w:rPr>
                <w:rFonts w:cs="Arial"/>
                <w:b/>
                <w:bCs/>
                <w:color w:val="365F91" w:themeColor="accent1" w:themeShade="BF"/>
              </w:rPr>
            </w:pPr>
          </w:p>
        </w:tc>
      </w:tr>
      <w:tr w:rsidR="00A523A2" w:rsidRPr="000973E3" w14:paraId="76B5E140" w14:textId="77777777" w:rsidTr="00BB3BB5">
        <w:tc>
          <w:tcPr>
            <w:tcW w:w="0" w:type="auto"/>
          </w:tcPr>
          <w:p w14:paraId="076C2CA6" w14:textId="77777777" w:rsidR="00A523A2" w:rsidRPr="000973E3" w:rsidRDefault="00A523A2" w:rsidP="00BB3BB5">
            <w:pPr>
              <w:spacing w:after="0" w:line="240" w:lineRule="auto"/>
              <w:rPr>
                <w:rFonts w:cs="Arial"/>
                <w:color w:val="365F91" w:themeColor="accent1" w:themeShade="BF"/>
              </w:rPr>
            </w:pPr>
            <w:r w:rsidRPr="000973E3">
              <w:rPr>
                <w:rFonts w:cs="Arial"/>
                <w:color w:val="365F91" w:themeColor="accent1" w:themeShade="BF"/>
              </w:rPr>
              <w:t>TOTAL</w:t>
            </w:r>
          </w:p>
        </w:tc>
        <w:tc>
          <w:tcPr>
            <w:tcW w:w="0" w:type="auto"/>
          </w:tcPr>
          <w:p w14:paraId="5BF9A402" w14:textId="77777777" w:rsidR="00A523A2" w:rsidRPr="000973E3" w:rsidRDefault="00A523A2" w:rsidP="00BB3BB5">
            <w:pPr>
              <w:spacing w:after="0" w:line="240" w:lineRule="auto"/>
              <w:jc w:val="center"/>
              <w:rPr>
                <w:rFonts w:cs="Arial"/>
                <w:b/>
                <w:bCs/>
                <w:color w:val="365F91" w:themeColor="accent1" w:themeShade="BF"/>
              </w:rPr>
            </w:pPr>
          </w:p>
        </w:tc>
        <w:tc>
          <w:tcPr>
            <w:tcW w:w="0" w:type="auto"/>
          </w:tcPr>
          <w:p w14:paraId="1315DA6A" w14:textId="77777777" w:rsidR="00A523A2" w:rsidRPr="000973E3" w:rsidRDefault="00A523A2" w:rsidP="00BB3BB5">
            <w:pPr>
              <w:spacing w:after="0" w:line="240" w:lineRule="auto"/>
              <w:jc w:val="center"/>
              <w:rPr>
                <w:rFonts w:cs="Arial"/>
                <w:b/>
                <w:bCs/>
                <w:color w:val="365F91" w:themeColor="accent1" w:themeShade="BF"/>
              </w:rPr>
            </w:pPr>
            <w:r w:rsidRPr="000973E3">
              <w:rPr>
                <w:rFonts w:cs="Arial"/>
                <w:color w:val="365F91" w:themeColor="accent1" w:themeShade="BF"/>
              </w:rPr>
              <w:t>(Actif net)</w:t>
            </w:r>
          </w:p>
        </w:tc>
        <w:tc>
          <w:tcPr>
            <w:tcW w:w="0" w:type="auto"/>
          </w:tcPr>
          <w:p w14:paraId="4868C762" w14:textId="77777777" w:rsidR="00A523A2" w:rsidRPr="000973E3" w:rsidRDefault="00A523A2" w:rsidP="00BB3BB5">
            <w:pPr>
              <w:spacing w:after="0" w:line="240" w:lineRule="auto"/>
              <w:jc w:val="center"/>
              <w:rPr>
                <w:rFonts w:cs="Arial"/>
                <w:b/>
                <w:bCs/>
                <w:color w:val="365F91" w:themeColor="accent1" w:themeShade="BF"/>
              </w:rPr>
            </w:pPr>
            <w:r w:rsidRPr="000973E3">
              <w:rPr>
                <w:rFonts w:cs="Arial"/>
                <w:color w:val="365F91" w:themeColor="accent1" w:themeShade="BF"/>
              </w:rPr>
              <w:t>100%</w:t>
            </w:r>
          </w:p>
        </w:tc>
      </w:tr>
    </w:tbl>
    <w:p w14:paraId="3A8F4E9C" w14:textId="77777777" w:rsidR="004F38B7" w:rsidRDefault="004F38B7" w:rsidP="009E15CE">
      <w:pPr>
        <w:pStyle w:val="T2"/>
        <w:numPr>
          <w:ilvl w:val="0"/>
          <w:numId w:val="0"/>
        </w:numPr>
        <w:ind w:left="574"/>
        <w:rPr>
          <w:ins w:id="630" w:author="Hasnaâ BARZALI" w:date="2018-01-10T12:18:00Z"/>
        </w:rPr>
      </w:pPr>
    </w:p>
    <w:p w14:paraId="6B987A03" w14:textId="1D2F1D93" w:rsidR="00B433B9" w:rsidRPr="00831B92" w:rsidRDefault="00B433B9" w:rsidP="00FD4F0E">
      <w:pPr>
        <w:rPr>
          <w:ins w:id="631" w:author="Hasnaâ BARZALI" w:date="2018-01-10T12:18:00Z"/>
        </w:rPr>
      </w:pPr>
      <w:ins w:id="632" w:author="Hasnaâ BARZALI" w:date="2018-01-10T12:18:00Z">
        <w:r w:rsidRPr="00831B92">
          <w:lastRenderedPageBreak/>
          <w:t>Ce reporting doit reprendre les données avant so</w:t>
        </w:r>
        <w:r w:rsidR="00DA2949" w:rsidRPr="00831B92">
          <w:t>uscription rachat de la journée</w:t>
        </w:r>
      </w:ins>
      <w:ins w:id="633" w:author="Hasnaâ BARZALI" w:date="2018-01-17T16:44:00Z">
        <w:r w:rsidR="00DA2949" w:rsidRPr="00831B92">
          <w:t xml:space="preserve"> pour les OPCVM quotidiens, et de la semaine pour les OPCVM hebdomadaires.</w:t>
        </w:r>
      </w:ins>
    </w:p>
    <w:p w14:paraId="2892EE9C" w14:textId="77777777" w:rsidR="001B1188" w:rsidRDefault="001B1188" w:rsidP="009E15CE">
      <w:pPr>
        <w:pStyle w:val="T2"/>
        <w:numPr>
          <w:ilvl w:val="0"/>
          <w:numId w:val="0"/>
        </w:numPr>
        <w:ind w:left="574"/>
        <w:rPr>
          <w:ins w:id="634" w:author="Hasnaâ BARZALI" w:date="2018-02-05T11:55:00Z"/>
        </w:rPr>
      </w:pPr>
      <w:bookmarkStart w:id="635" w:name="_Toc505593992"/>
    </w:p>
    <w:p w14:paraId="26C781FA" w14:textId="199E33EE" w:rsidR="00A523A2" w:rsidRPr="00BD3841" w:rsidRDefault="00A523A2" w:rsidP="001B34D1">
      <w:pPr>
        <w:rPr>
          <w:bCs/>
          <w:color w:val="A6A6A6" w:themeColor="background1" w:themeShade="A6"/>
          <w:sz w:val="22"/>
          <w:szCs w:val="22"/>
        </w:rPr>
      </w:pPr>
      <w:r w:rsidRPr="00146434">
        <w:t xml:space="preserve">Annexe TCB </w:t>
      </w:r>
      <w:ins w:id="636" w:author="Hasnaâ BARZALI" w:date="2018-01-10T12:11:00Z">
        <w:r w:rsidR="0076766A" w:rsidRPr="00146434">
          <w:t xml:space="preserve">8 </w:t>
        </w:r>
      </w:ins>
      <w:del w:id="637" w:author="Hasnaâ BARZALI" w:date="2018-01-10T12:11:00Z">
        <w:r w:rsidRPr="00146434" w:rsidDel="0076766A">
          <w:delText>11</w:delText>
        </w:r>
      </w:del>
      <w:r w:rsidRPr="00146434">
        <w:t> : Inventaire des actifs</w:t>
      </w:r>
      <w:r w:rsidRPr="00BD3841">
        <w:rPr>
          <w:color w:val="A6A6A6" w:themeColor="background1" w:themeShade="A6"/>
          <w:sz w:val="16"/>
          <w:szCs w:val="16"/>
        </w:rPr>
        <w:footnoteReference w:id="3"/>
      </w:r>
      <w:bookmarkEnd w:id="635"/>
    </w:p>
    <w:p w14:paraId="4ED21C5A" w14:textId="77777777" w:rsidR="00A523A2" w:rsidRPr="000973E3" w:rsidRDefault="00A523A2" w:rsidP="00BB3BB5">
      <w:pPr>
        <w:jc w:val="center"/>
        <w:rPr>
          <w:rFonts w:cs="Arial"/>
          <w:b/>
          <w:color w:val="365F91" w:themeColor="accent1" w:themeShade="BF"/>
          <w:sz w:val="22"/>
          <w:szCs w:val="22"/>
        </w:rPr>
      </w:pPr>
      <w:r w:rsidRPr="000973E3">
        <w:rPr>
          <w:rFonts w:cs="Arial"/>
          <w:b/>
          <w:color w:val="365F91" w:themeColor="accent1" w:themeShade="BF"/>
          <w:sz w:val="22"/>
          <w:szCs w:val="22"/>
        </w:rPr>
        <w:t>A certifier par le dépositaire</w:t>
      </w:r>
    </w:p>
    <w:p w14:paraId="6D967BF0" w14:textId="77777777" w:rsidR="00A523A2" w:rsidRPr="000973E3" w:rsidRDefault="00A523A2" w:rsidP="00A523A2">
      <w:pPr>
        <w:jc w:val="center"/>
        <w:rPr>
          <w:rFonts w:cs="Arial"/>
          <w:b/>
          <w:bCs/>
          <w:color w:val="365F91" w:themeColor="accent1" w:themeShade="BF"/>
        </w:rPr>
      </w:pPr>
      <w:r w:rsidRPr="000973E3">
        <w:rPr>
          <w:rFonts w:cs="Arial"/>
          <w:color w:val="365F91" w:themeColor="accent1" w:themeShade="BF"/>
        </w:rPr>
        <w:t>(Hors Actif Immobilisé)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63"/>
        <w:gridCol w:w="1684"/>
        <w:gridCol w:w="1524"/>
        <w:gridCol w:w="1310"/>
      </w:tblGrid>
      <w:tr w:rsidR="002F2681" w:rsidRPr="000973E3" w14:paraId="7F1F0A8C" w14:textId="77777777" w:rsidTr="00BB3BB5">
        <w:trPr>
          <w:jc w:val="center"/>
        </w:trPr>
        <w:tc>
          <w:tcPr>
            <w:tcW w:w="1002" w:type="dxa"/>
          </w:tcPr>
          <w:p w14:paraId="411D9ED3" w14:textId="77777777" w:rsidR="00A523A2" w:rsidRPr="000973E3" w:rsidRDefault="00A523A2" w:rsidP="00BB3BB5">
            <w:pPr>
              <w:autoSpaceDE w:val="0"/>
              <w:autoSpaceDN w:val="0"/>
              <w:adjustRightInd w:val="0"/>
              <w:spacing w:after="0" w:line="240" w:lineRule="auto"/>
              <w:rPr>
                <w:rFonts w:cs="Arial"/>
                <w:b/>
                <w:bCs/>
                <w:color w:val="365F91" w:themeColor="accent1" w:themeShade="BF"/>
              </w:rPr>
            </w:pPr>
            <w:r w:rsidRPr="000973E3">
              <w:rPr>
                <w:rFonts w:cs="Arial"/>
                <w:b/>
                <w:bCs/>
                <w:color w:val="365F91" w:themeColor="accent1" w:themeShade="BF"/>
              </w:rPr>
              <w:t>OPCVM </w:t>
            </w:r>
          </w:p>
        </w:tc>
        <w:tc>
          <w:tcPr>
            <w:tcW w:w="1429" w:type="dxa"/>
          </w:tcPr>
          <w:p w14:paraId="2862C937" w14:textId="77777777" w:rsidR="00A523A2" w:rsidRPr="000973E3" w:rsidRDefault="00A523A2" w:rsidP="00BB3BB5">
            <w:pPr>
              <w:autoSpaceDE w:val="0"/>
              <w:autoSpaceDN w:val="0"/>
              <w:adjustRightInd w:val="0"/>
              <w:spacing w:after="0" w:line="240" w:lineRule="auto"/>
              <w:jc w:val="center"/>
              <w:rPr>
                <w:rFonts w:cs="Arial"/>
                <w:b/>
                <w:bCs/>
                <w:color w:val="365F91" w:themeColor="accent1" w:themeShade="BF"/>
              </w:rPr>
            </w:pPr>
            <w:r w:rsidRPr="000973E3">
              <w:rPr>
                <w:rFonts w:cs="Arial"/>
                <w:b/>
                <w:bCs/>
                <w:color w:val="365F91" w:themeColor="accent1" w:themeShade="BF"/>
              </w:rPr>
              <w:t xml:space="preserve">Gestionnaire </w:t>
            </w:r>
          </w:p>
        </w:tc>
        <w:tc>
          <w:tcPr>
            <w:tcW w:w="1256" w:type="dxa"/>
          </w:tcPr>
          <w:p w14:paraId="70CDFE2C" w14:textId="77777777" w:rsidR="00A523A2" w:rsidRPr="000973E3" w:rsidRDefault="00A523A2" w:rsidP="00BB3BB5">
            <w:pPr>
              <w:autoSpaceDE w:val="0"/>
              <w:autoSpaceDN w:val="0"/>
              <w:adjustRightInd w:val="0"/>
              <w:spacing w:after="0" w:line="240" w:lineRule="auto"/>
              <w:rPr>
                <w:rFonts w:cs="Arial"/>
                <w:b/>
                <w:bCs/>
                <w:color w:val="365F91" w:themeColor="accent1" w:themeShade="BF"/>
              </w:rPr>
            </w:pPr>
            <w:r w:rsidRPr="000973E3">
              <w:rPr>
                <w:rFonts w:cs="Arial"/>
                <w:b/>
                <w:bCs/>
                <w:color w:val="365F91" w:themeColor="accent1" w:themeShade="BF"/>
              </w:rPr>
              <w:t xml:space="preserve">Dépositaire </w:t>
            </w:r>
          </w:p>
        </w:tc>
        <w:tc>
          <w:tcPr>
            <w:tcW w:w="1030" w:type="dxa"/>
          </w:tcPr>
          <w:p w14:paraId="299CCADB" w14:textId="77777777" w:rsidR="00A523A2" w:rsidRPr="000973E3" w:rsidRDefault="00A523A2" w:rsidP="00BB3BB5">
            <w:pPr>
              <w:autoSpaceDE w:val="0"/>
              <w:autoSpaceDN w:val="0"/>
              <w:adjustRightInd w:val="0"/>
              <w:spacing w:after="0" w:line="240" w:lineRule="auto"/>
              <w:rPr>
                <w:rFonts w:cs="Arial"/>
                <w:b/>
                <w:bCs/>
                <w:color w:val="365F91" w:themeColor="accent1" w:themeShade="BF"/>
              </w:rPr>
            </w:pPr>
            <w:r w:rsidRPr="000973E3">
              <w:rPr>
                <w:rFonts w:cs="Arial"/>
                <w:b/>
                <w:bCs/>
                <w:color w:val="365F91" w:themeColor="accent1" w:themeShade="BF"/>
              </w:rPr>
              <w:t xml:space="preserve">Trimestre </w:t>
            </w:r>
          </w:p>
        </w:tc>
      </w:tr>
      <w:tr w:rsidR="00A523A2" w:rsidRPr="000973E3" w14:paraId="1D1855FE" w14:textId="77777777" w:rsidTr="00BB3BB5">
        <w:trPr>
          <w:jc w:val="center"/>
        </w:trPr>
        <w:tc>
          <w:tcPr>
            <w:tcW w:w="1002" w:type="dxa"/>
          </w:tcPr>
          <w:p w14:paraId="64E498A4" w14:textId="77777777" w:rsidR="00A523A2" w:rsidRPr="000973E3" w:rsidRDefault="00A523A2" w:rsidP="00BB3BB5">
            <w:pPr>
              <w:autoSpaceDE w:val="0"/>
              <w:autoSpaceDN w:val="0"/>
              <w:adjustRightInd w:val="0"/>
              <w:spacing w:after="0" w:line="240" w:lineRule="auto"/>
              <w:rPr>
                <w:rFonts w:cs="Arial"/>
                <w:color w:val="365F91" w:themeColor="accent1" w:themeShade="BF"/>
              </w:rPr>
            </w:pPr>
          </w:p>
        </w:tc>
        <w:tc>
          <w:tcPr>
            <w:tcW w:w="1429" w:type="dxa"/>
          </w:tcPr>
          <w:p w14:paraId="30C0A81E" w14:textId="77777777" w:rsidR="00A523A2" w:rsidRPr="000973E3" w:rsidRDefault="00A523A2" w:rsidP="00BB3BB5">
            <w:pPr>
              <w:autoSpaceDE w:val="0"/>
              <w:autoSpaceDN w:val="0"/>
              <w:adjustRightInd w:val="0"/>
              <w:spacing w:after="0" w:line="240" w:lineRule="auto"/>
              <w:rPr>
                <w:rFonts w:cs="Arial"/>
                <w:color w:val="365F91" w:themeColor="accent1" w:themeShade="BF"/>
              </w:rPr>
            </w:pPr>
          </w:p>
        </w:tc>
        <w:tc>
          <w:tcPr>
            <w:tcW w:w="1256" w:type="dxa"/>
          </w:tcPr>
          <w:p w14:paraId="69FE46E3" w14:textId="77777777" w:rsidR="00A523A2" w:rsidRPr="000973E3" w:rsidRDefault="00A523A2" w:rsidP="00BB3BB5">
            <w:pPr>
              <w:autoSpaceDE w:val="0"/>
              <w:autoSpaceDN w:val="0"/>
              <w:adjustRightInd w:val="0"/>
              <w:spacing w:after="0" w:line="240" w:lineRule="auto"/>
              <w:rPr>
                <w:rFonts w:cs="Arial"/>
                <w:color w:val="365F91" w:themeColor="accent1" w:themeShade="BF"/>
              </w:rPr>
            </w:pPr>
          </w:p>
        </w:tc>
        <w:tc>
          <w:tcPr>
            <w:tcW w:w="1030" w:type="dxa"/>
          </w:tcPr>
          <w:p w14:paraId="5AF250F3" w14:textId="77777777" w:rsidR="00A523A2" w:rsidRPr="000973E3" w:rsidRDefault="00A523A2" w:rsidP="00BB3BB5">
            <w:pPr>
              <w:autoSpaceDE w:val="0"/>
              <w:autoSpaceDN w:val="0"/>
              <w:adjustRightInd w:val="0"/>
              <w:spacing w:after="0" w:line="240" w:lineRule="auto"/>
              <w:rPr>
                <w:rFonts w:cs="Arial"/>
                <w:color w:val="365F91" w:themeColor="accent1" w:themeShade="BF"/>
              </w:rPr>
            </w:pPr>
          </w:p>
        </w:tc>
      </w:tr>
    </w:tbl>
    <w:p w14:paraId="49A7B156" w14:textId="77777777" w:rsidR="00A523A2" w:rsidRPr="000973E3" w:rsidRDefault="00A523A2" w:rsidP="00A523A2">
      <w:pPr>
        <w:rPr>
          <w:rFonts w:cs="Arial"/>
          <w:b/>
          <w:bCs/>
          <w:color w:val="365F91" w:themeColor="accent1" w:themeShade="BF"/>
        </w:rPr>
      </w:pPr>
    </w:p>
    <w:p w14:paraId="414B15B2" w14:textId="77777777" w:rsidR="00A523A2" w:rsidRPr="000973E3" w:rsidRDefault="00A523A2" w:rsidP="00A523A2">
      <w:pPr>
        <w:rPr>
          <w:rFonts w:cs="Arial"/>
          <w:b/>
          <w:bCs/>
          <w:color w:val="365F91" w:themeColor="accent1" w:themeShade="BF"/>
          <w:sz w:val="22"/>
          <w:szCs w:val="22"/>
        </w:rPr>
      </w:pPr>
      <w:r w:rsidRPr="000973E3">
        <w:rPr>
          <w:rFonts w:cs="Arial"/>
          <w:b/>
          <w:bCs/>
          <w:color w:val="365F91" w:themeColor="accent1" w:themeShade="BF"/>
          <w:sz w:val="22"/>
          <w:szCs w:val="22"/>
        </w:rPr>
        <w:t>TITRES A DETAILLER ET A CLASSER PAR EMETTEUR ET PAR NATURE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69"/>
        <w:gridCol w:w="1076"/>
        <w:gridCol w:w="1361"/>
        <w:gridCol w:w="1028"/>
        <w:gridCol w:w="1563"/>
        <w:gridCol w:w="1524"/>
        <w:gridCol w:w="1435"/>
      </w:tblGrid>
      <w:tr w:rsidR="002F2681" w:rsidRPr="000973E3" w14:paraId="145D80C8" w14:textId="77777777" w:rsidTr="00BB3BB5">
        <w:tc>
          <w:tcPr>
            <w:tcW w:w="0" w:type="auto"/>
          </w:tcPr>
          <w:p w14:paraId="788C254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Émetteurs</w:t>
            </w:r>
          </w:p>
          <w:p w14:paraId="337E156A"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708657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Code DC</w:t>
            </w:r>
            <w:r w:rsidRPr="000973E3">
              <w:rPr>
                <w:rStyle w:val="Appelnotedebasdep"/>
                <w:rFonts w:cs="Arial"/>
                <w:b/>
                <w:bCs/>
                <w:color w:val="365F91" w:themeColor="accent1" w:themeShade="BF"/>
                <w:sz w:val="20"/>
                <w:szCs w:val="20"/>
              </w:rPr>
              <w:footnoteReference w:id="4"/>
            </w:r>
          </w:p>
        </w:tc>
        <w:tc>
          <w:tcPr>
            <w:tcW w:w="0" w:type="auto"/>
          </w:tcPr>
          <w:p w14:paraId="6828630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Désignation</w:t>
            </w:r>
          </w:p>
          <w:p w14:paraId="706C38F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2D16C3E"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Quantité</w:t>
            </w:r>
          </w:p>
          <w:p w14:paraId="37322F3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(A)</w:t>
            </w:r>
          </w:p>
        </w:tc>
        <w:tc>
          <w:tcPr>
            <w:tcW w:w="0" w:type="auto"/>
          </w:tcPr>
          <w:p w14:paraId="1B49F64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Valorisation</w:t>
            </w:r>
          </w:p>
          <w:p w14:paraId="7F7A9D9E"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par titre en DH</w:t>
            </w:r>
          </w:p>
          <w:p w14:paraId="1DFDB8B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(C)</w:t>
            </w:r>
          </w:p>
        </w:tc>
        <w:tc>
          <w:tcPr>
            <w:tcW w:w="0" w:type="auto"/>
          </w:tcPr>
          <w:p w14:paraId="29A3801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Valorisation</w:t>
            </w:r>
          </w:p>
          <w:p w14:paraId="0075129A"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globale en DH</w:t>
            </w:r>
          </w:p>
          <w:p w14:paraId="26574C2E"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(D=C*A)</w:t>
            </w:r>
          </w:p>
        </w:tc>
        <w:tc>
          <w:tcPr>
            <w:tcW w:w="0" w:type="auto"/>
          </w:tcPr>
          <w:p w14:paraId="7E1236F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 par rapport</w:t>
            </w:r>
          </w:p>
          <w:p w14:paraId="1BD34DD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au total Actif</w:t>
            </w:r>
          </w:p>
        </w:tc>
      </w:tr>
      <w:tr w:rsidR="002F2681" w:rsidRPr="000973E3" w14:paraId="3566936D" w14:textId="77777777" w:rsidTr="00BB3BB5">
        <w:tc>
          <w:tcPr>
            <w:tcW w:w="0" w:type="auto"/>
            <w:vMerge w:val="restart"/>
          </w:tcPr>
          <w:p w14:paraId="6222261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Émetteur 1</w:t>
            </w:r>
          </w:p>
        </w:tc>
        <w:tc>
          <w:tcPr>
            <w:tcW w:w="0" w:type="auto"/>
          </w:tcPr>
          <w:p w14:paraId="531B107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color w:val="365F91" w:themeColor="accent1" w:themeShade="BF"/>
                <w:sz w:val="20"/>
                <w:szCs w:val="20"/>
              </w:rPr>
              <w:t>Titre 1</w:t>
            </w:r>
          </w:p>
        </w:tc>
        <w:tc>
          <w:tcPr>
            <w:tcW w:w="0" w:type="auto"/>
          </w:tcPr>
          <w:p w14:paraId="5054CC6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03347D7"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A57DF9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8289D1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vMerge w:val="restart"/>
          </w:tcPr>
          <w:p w14:paraId="191E2B0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40E04A37" w14:textId="77777777" w:rsidTr="00BB3BB5">
        <w:tc>
          <w:tcPr>
            <w:tcW w:w="0" w:type="auto"/>
            <w:vMerge/>
          </w:tcPr>
          <w:p w14:paraId="3B32802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B6C5EC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color w:val="365F91" w:themeColor="accent1" w:themeShade="BF"/>
                <w:sz w:val="20"/>
                <w:szCs w:val="20"/>
              </w:rPr>
              <w:t>Titre 2</w:t>
            </w:r>
          </w:p>
        </w:tc>
        <w:tc>
          <w:tcPr>
            <w:tcW w:w="0" w:type="auto"/>
          </w:tcPr>
          <w:p w14:paraId="277C814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E789F9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48E538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327DBA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vMerge/>
          </w:tcPr>
          <w:p w14:paraId="2B218B0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0DFC86E9" w14:textId="77777777" w:rsidTr="00BB3BB5">
        <w:tc>
          <w:tcPr>
            <w:tcW w:w="0" w:type="auto"/>
            <w:vMerge/>
          </w:tcPr>
          <w:p w14:paraId="778BFE5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50A8373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w:t>
            </w:r>
          </w:p>
        </w:tc>
        <w:tc>
          <w:tcPr>
            <w:tcW w:w="0" w:type="auto"/>
          </w:tcPr>
          <w:p w14:paraId="605A8E5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D13B89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489E0F1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2B4C33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vMerge/>
          </w:tcPr>
          <w:p w14:paraId="1BB1C5C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522DD27D" w14:textId="77777777" w:rsidTr="00BB3BB5">
        <w:tc>
          <w:tcPr>
            <w:tcW w:w="0" w:type="auto"/>
            <w:vMerge w:val="restart"/>
          </w:tcPr>
          <w:p w14:paraId="2BD04D8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Émetteur 2</w:t>
            </w:r>
          </w:p>
        </w:tc>
        <w:tc>
          <w:tcPr>
            <w:tcW w:w="0" w:type="auto"/>
          </w:tcPr>
          <w:p w14:paraId="713BB07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color w:val="365F91" w:themeColor="accent1" w:themeShade="BF"/>
                <w:sz w:val="20"/>
                <w:szCs w:val="20"/>
              </w:rPr>
              <w:t>Titre 1</w:t>
            </w:r>
          </w:p>
        </w:tc>
        <w:tc>
          <w:tcPr>
            <w:tcW w:w="0" w:type="auto"/>
          </w:tcPr>
          <w:p w14:paraId="19EE102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5CEDE40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D52E90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0C228E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vMerge w:val="restart"/>
          </w:tcPr>
          <w:p w14:paraId="13A8EA3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2DED559D" w14:textId="77777777" w:rsidTr="00BB3BB5">
        <w:tc>
          <w:tcPr>
            <w:tcW w:w="0" w:type="auto"/>
            <w:vMerge/>
          </w:tcPr>
          <w:p w14:paraId="42F0DA1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CEB14D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color w:val="365F91" w:themeColor="accent1" w:themeShade="BF"/>
                <w:sz w:val="20"/>
                <w:szCs w:val="20"/>
              </w:rPr>
              <w:t>Titre 2</w:t>
            </w:r>
          </w:p>
        </w:tc>
        <w:tc>
          <w:tcPr>
            <w:tcW w:w="0" w:type="auto"/>
          </w:tcPr>
          <w:p w14:paraId="518B8BAB"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179F9DB"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F73457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43D9AD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vMerge/>
          </w:tcPr>
          <w:p w14:paraId="3A6ACAA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10637865" w14:textId="77777777" w:rsidTr="00BB3BB5">
        <w:tc>
          <w:tcPr>
            <w:tcW w:w="0" w:type="auto"/>
            <w:vMerge/>
          </w:tcPr>
          <w:p w14:paraId="04FA45E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059391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w:t>
            </w:r>
          </w:p>
        </w:tc>
        <w:tc>
          <w:tcPr>
            <w:tcW w:w="0" w:type="auto"/>
          </w:tcPr>
          <w:p w14:paraId="49EEFBD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0406FE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312A47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D3D8E67"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vMerge/>
          </w:tcPr>
          <w:p w14:paraId="2D8CDF6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4EED34EB" w14:textId="77777777" w:rsidTr="00BB3BB5">
        <w:tc>
          <w:tcPr>
            <w:tcW w:w="0" w:type="auto"/>
          </w:tcPr>
          <w:p w14:paraId="530E657A"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 xml:space="preserve">OPCVM 1 </w:t>
            </w:r>
          </w:p>
          <w:p w14:paraId="6A57C84B"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color w:val="365F91" w:themeColor="accent1" w:themeShade="BF"/>
                <w:sz w:val="20"/>
                <w:szCs w:val="20"/>
              </w:rPr>
              <w:t>Gestionnaire</w:t>
            </w:r>
          </w:p>
        </w:tc>
        <w:tc>
          <w:tcPr>
            <w:tcW w:w="0" w:type="auto"/>
          </w:tcPr>
          <w:p w14:paraId="44ABD05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E63A2E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F6DF60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588335AA"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CAEA887"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38420DB"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03B6911C" w14:textId="77777777" w:rsidTr="00BB3BB5">
        <w:tc>
          <w:tcPr>
            <w:tcW w:w="0" w:type="auto"/>
          </w:tcPr>
          <w:p w14:paraId="7D14008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OPCVM 2</w:t>
            </w:r>
          </w:p>
          <w:p w14:paraId="0364F6C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color w:val="365F91" w:themeColor="accent1" w:themeShade="BF"/>
                <w:sz w:val="20"/>
                <w:szCs w:val="20"/>
              </w:rPr>
              <w:t>Gestionnaire…</w:t>
            </w:r>
          </w:p>
        </w:tc>
        <w:tc>
          <w:tcPr>
            <w:tcW w:w="0" w:type="auto"/>
          </w:tcPr>
          <w:p w14:paraId="535B67D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4AB642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E2DAC6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93B672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6F0E92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32D80E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54B0B27C" w14:textId="77777777" w:rsidTr="00BB3BB5">
        <w:tc>
          <w:tcPr>
            <w:tcW w:w="0" w:type="auto"/>
          </w:tcPr>
          <w:p w14:paraId="0DE9905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FPCT  1</w:t>
            </w:r>
          </w:p>
        </w:tc>
        <w:tc>
          <w:tcPr>
            <w:tcW w:w="0" w:type="auto"/>
          </w:tcPr>
          <w:p w14:paraId="5452B6FA"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44288E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78B9DB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22DBF4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011070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8475C67"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23C62C7F" w14:textId="77777777" w:rsidTr="00BB3BB5">
        <w:tc>
          <w:tcPr>
            <w:tcW w:w="0" w:type="auto"/>
          </w:tcPr>
          <w:p w14:paraId="19BC291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FPCT 2…</w:t>
            </w:r>
          </w:p>
        </w:tc>
        <w:tc>
          <w:tcPr>
            <w:tcW w:w="0" w:type="auto"/>
          </w:tcPr>
          <w:p w14:paraId="6280723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4AA067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9C7BBD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E7DACBA"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65826F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EDB07C7"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71858962" w14:textId="77777777" w:rsidTr="00BB3BB5">
        <w:tc>
          <w:tcPr>
            <w:tcW w:w="0" w:type="auto"/>
          </w:tcPr>
          <w:p w14:paraId="04A5B764" w14:textId="77777777" w:rsidR="00A523A2" w:rsidRPr="000973E3" w:rsidRDefault="00A523A2" w:rsidP="00AA39CC">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OPC</w:t>
            </w:r>
            <w:r w:rsidR="00AA39CC" w:rsidRPr="000973E3">
              <w:rPr>
                <w:rFonts w:cs="Arial"/>
                <w:b/>
                <w:bCs/>
                <w:color w:val="365F91" w:themeColor="accent1" w:themeShade="BF"/>
                <w:sz w:val="20"/>
                <w:szCs w:val="20"/>
              </w:rPr>
              <w:t>C</w:t>
            </w:r>
            <w:r w:rsidRPr="000973E3">
              <w:rPr>
                <w:rFonts w:cs="Arial"/>
                <w:b/>
                <w:bCs/>
                <w:color w:val="365F91" w:themeColor="accent1" w:themeShade="BF"/>
                <w:sz w:val="20"/>
                <w:szCs w:val="20"/>
              </w:rPr>
              <w:t xml:space="preserve"> 1</w:t>
            </w:r>
          </w:p>
        </w:tc>
        <w:tc>
          <w:tcPr>
            <w:tcW w:w="0" w:type="auto"/>
          </w:tcPr>
          <w:p w14:paraId="6479341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8D0627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D5E891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EBCDAC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E2174A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5484463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01A5848D" w14:textId="77777777" w:rsidTr="00BB3BB5">
        <w:tc>
          <w:tcPr>
            <w:tcW w:w="0" w:type="auto"/>
          </w:tcPr>
          <w:p w14:paraId="2AF46EA9" w14:textId="77777777" w:rsidR="00A523A2" w:rsidRPr="000973E3" w:rsidRDefault="00AA39CC"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OPCC</w:t>
            </w:r>
            <w:r w:rsidR="00A523A2" w:rsidRPr="000973E3">
              <w:rPr>
                <w:rFonts w:cs="Arial"/>
                <w:b/>
                <w:bCs/>
                <w:color w:val="365F91" w:themeColor="accent1" w:themeShade="BF"/>
                <w:sz w:val="20"/>
                <w:szCs w:val="20"/>
              </w:rPr>
              <w:t xml:space="preserve"> 2…</w:t>
            </w:r>
          </w:p>
        </w:tc>
        <w:tc>
          <w:tcPr>
            <w:tcW w:w="0" w:type="auto"/>
          </w:tcPr>
          <w:p w14:paraId="7E461F2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3274D7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5D32CE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416DE0D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F56C8E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F66465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7AF4A02E" w14:textId="77777777" w:rsidTr="00BB3BB5">
        <w:tc>
          <w:tcPr>
            <w:tcW w:w="0" w:type="auto"/>
          </w:tcPr>
          <w:p w14:paraId="45DABBE3"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Dépôt à terme</w:t>
            </w:r>
          </w:p>
          <w:p w14:paraId="7366C2D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(2 ans et plus)</w:t>
            </w:r>
          </w:p>
        </w:tc>
        <w:tc>
          <w:tcPr>
            <w:tcW w:w="0" w:type="auto"/>
          </w:tcPr>
          <w:p w14:paraId="484C989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D8638B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13A7AE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1B88DEA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CD1BEF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4598334B"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39084C94" w14:textId="77777777" w:rsidTr="00BB3BB5">
        <w:tc>
          <w:tcPr>
            <w:tcW w:w="0" w:type="auto"/>
          </w:tcPr>
          <w:p w14:paraId="15B2000C" w14:textId="77777777" w:rsidR="00A523A2" w:rsidRPr="000973E3" w:rsidRDefault="00A523A2" w:rsidP="00BB3BB5">
            <w:pPr>
              <w:autoSpaceDE w:val="0"/>
              <w:autoSpaceDN w:val="0"/>
              <w:adjustRightInd w:val="0"/>
              <w:spacing w:after="0" w:line="240" w:lineRule="auto"/>
              <w:rPr>
                <w:rFonts w:cs="Arial"/>
                <w:i/>
                <w:iCs/>
                <w:color w:val="365F91" w:themeColor="accent1" w:themeShade="BF"/>
                <w:sz w:val="20"/>
                <w:szCs w:val="20"/>
              </w:rPr>
            </w:pPr>
            <w:r w:rsidRPr="000973E3">
              <w:rPr>
                <w:rFonts w:cs="Arial"/>
                <w:i/>
                <w:iCs/>
                <w:color w:val="365F91" w:themeColor="accent1" w:themeShade="BF"/>
                <w:sz w:val="20"/>
                <w:szCs w:val="20"/>
              </w:rPr>
              <w:t>Créances représentatives</w:t>
            </w:r>
          </w:p>
          <w:p w14:paraId="68B87F3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i/>
                <w:iCs/>
                <w:color w:val="365F91" w:themeColor="accent1" w:themeShade="BF"/>
                <w:sz w:val="20"/>
                <w:szCs w:val="20"/>
              </w:rPr>
              <w:t>des titres reçus en pension</w:t>
            </w:r>
          </w:p>
        </w:tc>
        <w:tc>
          <w:tcPr>
            <w:tcW w:w="0" w:type="auto"/>
            <w:shd w:val="clear" w:color="auto" w:fill="C4BC96"/>
          </w:tcPr>
          <w:p w14:paraId="08F6077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61889AC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50A6692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1B1D0B76"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444D5ED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673D62E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7A6E0677" w14:textId="77777777" w:rsidTr="00BB3BB5">
        <w:tc>
          <w:tcPr>
            <w:tcW w:w="0" w:type="auto"/>
          </w:tcPr>
          <w:p w14:paraId="0E6E8BA2" w14:textId="77777777" w:rsidR="00A523A2" w:rsidRPr="000973E3" w:rsidRDefault="00A523A2" w:rsidP="00BB3BB5">
            <w:pPr>
              <w:autoSpaceDE w:val="0"/>
              <w:autoSpaceDN w:val="0"/>
              <w:adjustRightInd w:val="0"/>
              <w:spacing w:after="0" w:line="240" w:lineRule="auto"/>
              <w:rPr>
                <w:rFonts w:cs="Arial"/>
                <w:i/>
                <w:iCs/>
                <w:color w:val="365F91" w:themeColor="accent1" w:themeShade="BF"/>
                <w:sz w:val="20"/>
                <w:szCs w:val="20"/>
              </w:rPr>
            </w:pPr>
            <w:r w:rsidRPr="000973E3">
              <w:rPr>
                <w:rFonts w:cs="Arial"/>
                <w:b/>
                <w:bCs/>
                <w:color w:val="365F91" w:themeColor="accent1" w:themeShade="BF"/>
                <w:sz w:val="20"/>
                <w:szCs w:val="20"/>
              </w:rPr>
              <w:t>Liquidités</w:t>
            </w:r>
            <w:r w:rsidRPr="000973E3">
              <w:rPr>
                <w:rStyle w:val="Appelnotedebasdep"/>
                <w:rFonts w:cs="Arial"/>
                <w:b/>
                <w:bCs/>
                <w:color w:val="365F91" w:themeColor="accent1" w:themeShade="BF"/>
                <w:sz w:val="20"/>
                <w:szCs w:val="20"/>
              </w:rPr>
              <w:footnoteReference w:id="5"/>
            </w:r>
          </w:p>
        </w:tc>
        <w:tc>
          <w:tcPr>
            <w:tcW w:w="0" w:type="auto"/>
            <w:shd w:val="clear" w:color="auto" w:fill="C4BC96"/>
          </w:tcPr>
          <w:p w14:paraId="41EF6C5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191D1390"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0B8444BF"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6C4E072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08759D72"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2325C11C"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1AC306AB" w14:textId="77777777" w:rsidTr="00BB3BB5">
        <w:tc>
          <w:tcPr>
            <w:tcW w:w="0" w:type="auto"/>
          </w:tcPr>
          <w:p w14:paraId="69FB056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Autres actifs</w:t>
            </w:r>
          </w:p>
        </w:tc>
        <w:tc>
          <w:tcPr>
            <w:tcW w:w="0" w:type="auto"/>
            <w:shd w:val="clear" w:color="auto" w:fill="C4BC96"/>
          </w:tcPr>
          <w:p w14:paraId="5E0A47B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4B6DD30E"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4F4693EE"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61A5F51D"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6B949B4"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7D4D5501"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r>
      <w:tr w:rsidR="002F2681" w:rsidRPr="000973E3" w14:paraId="167C0FBB" w14:textId="77777777" w:rsidTr="00BB3BB5">
        <w:tc>
          <w:tcPr>
            <w:tcW w:w="0" w:type="auto"/>
          </w:tcPr>
          <w:p w14:paraId="46E398F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r w:rsidRPr="000973E3">
              <w:rPr>
                <w:rFonts w:cs="Arial"/>
                <w:b/>
                <w:bCs/>
                <w:color w:val="365F91" w:themeColor="accent1" w:themeShade="BF"/>
                <w:sz w:val="20"/>
                <w:szCs w:val="20"/>
              </w:rPr>
              <w:t>Total actifs</w:t>
            </w:r>
          </w:p>
        </w:tc>
        <w:tc>
          <w:tcPr>
            <w:tcW w:w="0" w:type="auto"/>
            <w:shd w:val="clear" w:color="auto" w:fill="C4BC96"/>
          </w:tcPr>
          <w:p w14:paraId="247073E8"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091B50E5"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77FB0AD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shd w:val="clear" w:color="auto" w:fill="C4BC96"/>
          </w:tcPr>
          <w:p w14:paraId="74DC26BB"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CC6D689" w14:textId="77777777" w:rsidR="00A523A2" w:rsidRPr="000973E3" w:rsidRDefault="00A523A2" w:rsidP="00BB3BB5">
            <w:pPr>
              <w:autoSpaceDE w:val="0"/>
              <w:autoSpaceDN w:val="0"/>
              <w:adjustRightInd w:val="0"/>
              <w:spacing w:after="0" w:line="240" w:lineRule="auto"/>
              <w:rPr>
                <w:rFonts w:cs="Arial"/>
                <w:b/>
                <w:bCs/>
                <w:color w:val="365F91" w:themeColor="accent1" w:themeShade="BF"/>
                <w:sz w:val="20"/>
                <w:szCs w:val="20"/>
              </w:rPr>
            </w:pPr>
          </w:p>
        </w:tc>
        <w:tc>
          <w:tcPr>
            <w:tcW w:w="0" w:type="auto"/>
          </w:tcPr>
          <w:p w14:paraId="33211053" w14:textId="77777777" w:rsidR="00A523A2" w:rsidRPr="000973E3" w:rsidRDefault="00A523A2" w:rsidP="00BB3BB5">
            <w:pPr>
              <w:autoSpaceDE w:val="0"/>
              <w:autoSpaceDN w:val="0"/>
              <w:adjustRightInd w:val="0"/>
              <w:spacing w:after="0" w:line="240" w:lineRule="auto"/>
              <w:jc w:val="center"/>
              <w:rPr>
                <w:rFonts w:cs="Arial"/>
                <w:b/>
                <w:bCs/>
                <w:color w:val="365F91" w:themeColor="accent1" w:themeShade="BF"/>
                <w:sz w:val="20"/>
                <w:szCs w:val="20"/>
              </w:rPr>
            </w:pPr>
            <w:r w:rsidRPr="000973E3">
              <w:rPr>
                <w:rFonts w:cs="Arial"/>
                <w:b/>
                <w:bCs/>
                <w:color w:val="365F91" w:themeColor="accent1" w:themeShade="BF"/>
                <w:sz w:val="20"/>
                <w:szCs w:val="20"/>
              </w:rPr>
              <w:t>100%</w:t>
            </w:r>
          </w:p>
        </w:tc>
      </w:tr>
    </w:tbl>
    <w:p w14:paraId="307428AA" w14:textId="77777777" w:rsidR="00A130E5" w:rsidRPr="000973E3" w:rsidRDefault="00A130E5" w:rsidP="00A130E5">
      <w:pPr>
        <w:outlineLvl w:val="0"/>
        <w:rPr>
          <w:rFonts w:ascii="Baskerville Old Face" w:hAnsi="Baskerville Old Face"/>
          <w:b/>
          <w:bCs/>
          <w:color w:val="365F91" w:themeColor="accent1" w:themeShade="BF"/>
        </w:rPr>
      </w:pPr>
    </w:p>
    <w:p w14:paraId="7348D048" w14:textId="77777777" w:rsidR="00A130E5" w:rsidRPr="00D21071" w:rsidRDefault="00A130E5" w:rsidP="00D21071">
      <w:pPr>
        <w:rPr>
          <w:rFonts w:cs="Arial"/>
          <w:b/>
          <w:color w:val="365F91" w:themeColor="accent1" w:themeShade="BF"/>
          <w:sz w:val="22"/>
          <w:szCs w:val="22"/>
        </w:rPr>
      </w:pPr>
      <w:r w:rsidRPr="00D21071">
        <w:rPr>
          <w:rFonts w:cs="Arial"/>
          <w:b/>
          <w:color w:val="365F91" w:themeColor="accent1" w:themeShade="BF"/>
          <w:sz w:val="22"/>
          <w:szCs w:val="22"/>
        </w:rPr>
        <w:t>COMPLEMENT D’INFORMATIONS RELATIVES A L’INVENTAIRE DES ACTIFS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9"/>
        <w:gridCol w:w="2925"/>
      </w:tblGrid>
      <w:tr w:rsidR="00A130E5" w:rsidRPr="000973E3" w14:paraId="3B439ED8" w14:textId="77777777" w:rsidTr="00A130E5">
        <w:trPr>
          <w:jc w:val="center"/>
        </w:trPr>
        <w:tc>
          <w:tcPr>
            <w:tcW w:w="3979" w:type="dxa"/>
          </w:tcPr>
          <w:p w14:paraId="4B6B41C8" w14:textId="77777777" w:rsidR="00A130E5" w:rsidRPr="000973E3" w:rsidRDefault="00A130E5" w:rsidP="00EA4059">
            <w:pPr>
              <w:spacing w:after="0" w:line="240" w:lineRule="auto"/>
              <w:rPr>
                <w:rFonts w:cs="Arial"/>
                <w:b/>
                <w:bCs/>
                <w:color w:val="365F91" w:themeColor="accent1" w:themeShade="BF"/>
              </w:rPr>
            </w:pPr>
          </w:p>
        </w:tc>
        <w:tc>
          <w:tcPr>
            <w:tcW w:w="2925" w:type="dxa"/>
          </w:tcPr>
          <w:p w14:paraId="6CC77796" w14:textId="77777777" w:rsidR="00A130E5" w:rsidRPr="000973E3" w:rsidRDefault="00A130E5" w:rsidP="00EA4059">
            <w:pPr>
              <w:spacing w:after="0" w:line="240" w:lineRule="auto"/>
              <w:rPr>
                <w:rFonts w:cs="Arial"/>
                <w:b/>
                <w:bCs/>
                <w:color w:val="365F91" w:themeColor="accent1" w:themeShade="BF"/>
              </w:rPr>
            </w:pPr>
            <w:r w:rsidRPr="000973E3">
              <w:rPr>
                <w:rFonts w:cs="Arial"/>
                <w:b/>
                <w:bCs/>
                <w:color w:val="365F91" w:themeColor="accent1" w:themeShade="BF"/>
              </w:rPr>
              <w:t>Montant/quantité</w:t>
            </w:r>
          </w:p>
        </w:tc>
      </w:tr>
      <w:tr w:rsidR="00A130E5" w:rsidRPr="000973E3" w14:paraId="6CCA1E03" w14:textId="77777777" w:rsidTr="00A130E5">
        <w:trPr>
          <w:jc w:val="center"/>
        </w:trPr>
        <w:tc>
          <w:tcPr>
            <w:tcW w:w="3979" w:type="dxa"/>
          </w:tcPr>
          <w:p w14:paraId="2C3186EF" w14:textId="77777777" w:rsidR="00A130E5" w:rsidRPr="000973E3" w:rsidRDefault="00A130E5" w:rsidP="00EA4059">
            <w:pPr>
              <w:spacing w:after="0" w:line="240" w:lineRule="auto"/>
              <w:rPr>
                <w:rFonts w:cs="Arial"/>
                <w:b/>
                <w:bCs/>
                <w:color w:val="365F91" w:themeColor="accent1" w:themeShade="BF"/>
              </w:rPr>
            </w:pPr>
            <w:r w:rsidRPr="000973E3">
              <w:rPr>
                <w:rFonts w:cs="Arial"/>
                <w:b/>
                <w:bCs/>
                <w:color w:val="365F91" w:themeColor="accent1" w:themeShade="BF"/>
              </w:rPr>
              <w:t>Pensions livrées</w:t>
            </w:r>
          </w:p>
        </w:tc>
        <w:tc>
          <w:tcPr>
            <w:tcW w:w="2925" w:type="dxa"/>
          </w:tcPr>
          <w:p w14:paraId="031236BA" w14:textId="77777777" w:rsidR="00A130E5" w:rsidRPr="000973E3" w:rsidRDefault="00A130E5" w:rsidP="00EA4059">
            <w:pPr>
              <w:spacing w:after="0" w:line="240" w:lineRule="auto"/>
              <w:rPr>
                <w:rFonts w:cs="Arial"/>
                <w:b/>
                <w:bCs/>
                <w:color w:val="365F91" w:themeColor="accent1" w:themeShade="BF"/>
              </w:rPr>
            </w:pPr>
          </w:p>
        </w:tc>
      </w:tr>
      <w:tr w:rsidR="00A130E5" w:rsidRPr="000973E3" w14:paraId="27135580" w14:textId="77777777" w:rsidTr="00A130E5">
        <w:trPr>
          <w:jc w:val="center"/>
        </w:trPr>
        <w:tc>
          <w:tcPr>
            <w:tcW w:w="3979" w:type="dxa"/>
          </w:tcPr>
          <w:p w14:paraId="20EE4BE2" w14:textId="77777777" w:rsidR="00A130E5" w:rsidRPr="000973E3" w:rsidRDefault="00A130E5" w:rsidP="00EA4059">
            <w:pPr>
              <w:spacing w:after="0" w:line="240" w:lineRule="auto"/>
              <w:rPr>
                <w:rFonts w:cs="Arial"/>
                <w:b/>
                <w:bCs/>
                <w:color w:val="365F91" w:themeColor="accent1" w:themeShade="BF"/>
              </w:rPr>
            </w:pPr>
            <w:r w:rsidRPr="000973E3">
              <w:rPr>
                <w:rFonts w:cs="Arial"/>
                <w:b/>
                <w:bCs/>
                <w:color w:val="365F91" w:themeColor="accent1" w:themeShade="BF"/>
              </w:rPr>
              <w:t>Actif net</w:t>
            </w:r>
          </w:p>
        </w:tc>
        <w:tc>
          <w:tcPr>
            <w:tcW w:w="2925" w:type="dxa"/>
          </w:tcPr>
          <w:p w14:paraId="70E1F224" w14:textId="77777777" w:rsidR="00A130E5" w:rsidRPr="000973E3" w:rsidRDefault="00A130E5" w:rsidP="00EA4059">
            <w:pPr>
              <w:spacing w:after="0" w:line="240" w:lineRule="auto"/>
              <w:rPr>
                <w:rFonts w:cs="Arial"/>
                <w:b/>
                <w:bCs/>
                <w:color w:val="365F91" w:themeColor="accent1" w:themeShade="BF"/>
              </w:rPr>
            </w:pPr>
          </w:p>
        </w:tc>
      </w:tr>
      <w:tr w:rsidR="00A130E5" w:rsidRPr="000973E3" w14:paraId="5620DC9E" w14:textId="77777777" w:rsidTr="00A130E5">
        <w:trPr>
          <w:jc w:val="center"/>
        </w:trPr>
        <w:tc>
          <w:tcPr>
            <w:tcW w:w="3979" w:type="dxa"/>
          </w:tcPr>
          <w:p w14:paraId="2BC3E43F" w14:textId="77777777" w:rsidR="00A130E5" w:rsidRPr="000973E3" w:rsidRDefault="00A130E5" w:rsidP="00EA4059">
            <w:pPr>
              <w:spacing w:after="0" w:line="240" w:lineRule="auto"/>
              <w:rPr>
                <w:rFonts w:cs="Arial"/>
                <w:b/>
                <w:bCs/>
                <w:color w:val="365F91" w:themeColor="accent1" w:themeShade="BF"/>
              </w:rPr>
            </w:pPr>
            <w:r w:rsidRPr="000973E3">
              <w:rPr>
                <w:rFonts w:cs="Arial"/>
                <w:b/>
                <w:bCs/>
                <w:color w:val="365F91" w:themeColor="accent1" w:themeShade="BF"/>
              </w:rPr>
              <w:t>Nombre d’actions ou de parts</w:t>
            </w:r>
          </w:p>
        </w:tc>
        <w:tc>
          <w:tcPr>
            <w:tcW w:w="2925" w:type="dxa"/>
          </w:tcPr>
          <w:p w14:paraId="15180913" w14:textId="77777777" w:rsidR="00A130E5" w:rsidRPr="000973E3" w:rsidRDefault="00A130E5" w:rsidP="00EA4059">
            <w:pPr>
              <w:spacing w:after="0" w:line="240" w:lineRule="auto"/>
              <w:rPr>
                <w:rFonts w:cs="Arial"/>
                <w:b/>
                <w:bCs/>
                <w:color w:val="365F91" w:themeColor="accent1" w:themeShade="BF"/>
              </w:rPr>
            </w:pPr>
          </w:p>
        </w:tc>
      </w:tr>
    </w:tbl>
    <w:p w14:paraId="3B0145A9" w14:textId="63E83BA8" w:rsidR="0096166D" w:rsidRDefault="0096166D" w:rsidP="0096166D">
      <w:pPr>
        <w:autoSpaceDE w:val="0"/>
        <w:autoSpaceDN w:val="0"/>
        <w:adjustRightInd w:val="0"/>
        <w:spacing w:after="0"/>
        <w:rPr>
          <w:ins w:id="638" w:author="Hasnaâ BARZALI" w:date="2018-01-18T12:13:00Z"/>
          <w:rFonts w:cs="Arial"/>
          <w:color w:val="365F91" w:themeColor="accent1" w:themeShade="BF"/>
        </w:rPr>
      </w:pPr>
      <w:bookmarkStart w:id="639" w:name="_Toc497485508"/>
    </w:p>
    <w:p w14:paraId="5254E445" w14:textId="616CF726" w:rsidR="0096166D" w:rsidRPr="000973E3" w:rsidRDefault="0096166D" w:rsidP="0096166D">
      <w:pPr>
        <w:autoSpaceDE w:val="0"/>
        <w:autoSpaceDN w:val="0"/>
        <w:adjustRightInd w:val="0"/>
        <w:spacing w:after="0"/>
        <w:rPr>
          <w:ins w:id="640" w:author="Hasnaâ BARZALI" w:date="2018-01-18T12:13:00Z"/>
          <w:rFonts w:cs="Arial"/>
          <w:color w:val="365F91" w:themeColor="accent1" w:themeShade="BF"/>
        </w:rPr>
      </w:pPr>
      <w:ins w:id="641" w:author="Hasnaâ BARZALI" w:date="2018-01-18T12:13:00Z">
        <w:r>
          <w:rPr>
            <w:rFonts w:cs="Arial"/>
            <w:color w:val="365F91" w:themeColor="accent1" w:themeShade="BF"/>
            <w:sz w:val="16"/>
            <w:szCs w:val="16"/>
          </w:rPr>
          <w:t xml:space="preserve">1 </w:t>
        </w:r>
        <w:r w:rsidRPr="000973E3">
          <w:rPr>
            <w:rFonts w:cs="Arial"/>
            <w:color w:val="365F91" w:themeColor="accent1" w:themeShade="BF"/>
            <w:sz w:val="16"/>
            <w:szCs w:val="16"/>
          </w:rPr>
          <w:t>Arrêté au jour de calcul de la dernière VL pour les trois premiers trimestres de l’année et au 31 décembre pour le quatrième trimestre</w:t>
        </w:r>
      </w:ins>
    </w:p>
    <w:p w14:paraId="1DC610F9" w14:textId="3DA215F5" w:rsidR="0096166D" w:rsidRPr="000973E3" w:rsidRDefault="0096166D" w:rsidP="0096166D">
      <w:pPr>
        <w:pStyle w:val="Notedebasdepage"/>
        <w:spacing w:before="0"/>
        <w:ind w:left="0"/>
        <w:jc w:val="left"/>
        <w:rPr>
          <w:ins w:id="642" w:author="Hasnaâ BARZALI" w:date="2018-01-18T12:13:00Z"/>
          <w:rFonts w:ascii="Arial" w:hAnsi="Arial" w:cs="Arial"/>
          <w:color w:val="365F91" w:themeColor="accent1" w:themeShade="BF"/>
        </w:rPr>
      </w:pPr>
      <w:ins w:id="643" w:author="Hasnaâ BARZALI" w:date="2018-01-18T12:13:00Z">
        <w:r w:rsidRPr="000973E3">
          <w:rPr>
            <w:rStyle w:val="Appelnotedebasdep"/>
            <w:rFonts w:ascii="Arial" w:hAnsi="Arial" w:cs="Arial"/>
            <w:color w:val="365F91" w:themeColor="accent1" w:themeShade="BF"/>
            <w:sz w:val="16"/>
            <w:szCs w:val="16"/>
          </w:rPr>
          <w:footnoteRef/>
        </w:r>
        <w:r w:rsidRPr="000973E3">
          <w:rPr>
            <w:rFonts w:ascii="Arial" w:hAnsi="Arial" w:cs="Arial"/>
            <w:color w:val="365F91" w:themeColor="accent1" w:themeShade="BF"/>
            <w:sz w:val="16"/>
            <w:szCs w:val="16"/>
          </w:rPr>
          <w:t xml:space="preserve"> Si non inscrit à DC, code à déterminer selon une démarche validée par</w:t>
        </w:r>
      </w:ins>
      <w:ins w:id="644" w:author="Hasnaâ BARZALI" w:date="2018-01-31T11:41:00Z">
        <w:r w:rsidR="000F596C">
          <w:rPr>
            <w:rFonts w:ascii="Arial" w:hAnsi="Arial" w:cs="Arial"/>
            <w:color w:val="365F91" w:themeColor="accent1" w:themeShade="BF"/>
            <w:sz w:val="16"/>
            <w:szCs w:val="16"/>
          </w:rPr>
          <w:t xml:space="preserve"> </w:t>
        </w:r>
      </w:ins>
      <w:ins w:id="645" w:author="Hasnaâ BARZALI" w:date="2018-01-18T12:13:00Z">
        <w:r w:rsidRPr="000973E3">
          <w:rPr>
            <w:rFonts w:ascii="Arial" w:hAnsi="Arial" w:cs="Arial"/>
            <w:color w:val="365F91" w:themeColor="accent1" w:themeShade="BF"/>
            <w:sz w:val="16"/>
            <w:szCs w:val="16"/>
          </w:rPr>
          <w:t xml:space="preserve"> </w:t>
        </w:r>
      </w:ins>
      <w:ins w:id="646" w:author="Hasnaâ BARZALI" w:date="2018-01-31T11:41:00Z">
        <w:r w:rsidR="000F596C">
          <w:rPr>
            <w:rFonts w:ascii="Arial" w:hAnsi="Arial" w:cs="Arial"/>
            <w:color w:val="365F91" w:themeColor="accent1" w:themeShade="BF"/>
            <w:sz w:val="16"/>
            <w:szCs w:val="16"/>
          </w:rPr>
          <w:t>l’AMMC</w:t>
        </w:r>
      </w:ins>
    </w:p>
    <w:p w14:paraId="1F1A9BE4" w14:textId="5285D521" w:rsidR="00B433B9" w:rsidRDefault="0096166D" w:rsidP="0096166D">
      <w:pPr>
        <w:jc w:val="both"/>
        <w:rPr>
          <w:ins w:id="647" w:author="Hasnaâ BARZALI" w:date="2018-01-10T12:19:00Z"/>
          <w:rFonts w:cs="Arial"/>
          <w:color w:val="365F91" w:themeColor="accent1" w:themeShade="BF"/>
          <w:sz w:val="22"/>
          <w:szCs w:val="22"/>
        </w:rPr>
      </w:pPr>
      <w:ins w:id="648" w:author="Hasnaâ BARZALI" w:date="2018-01-18T12:13:00Z">
        <w:r w:rsidRPr="000973E3">
          <w:rPr>
            <w:rStyle w:val="Appelnotedebasdep"/>
            <w:rFonts w:cs="Arial"/>
            <w:color w:val="365F91" w:themeColor="accent1" w:themeShade="BF"/>
            <w:sz w:val="16"/>
            <w:szCs w:val="16"/>
          </w:rPr>
          <w:footnoteRef/>
        </w:r>
        <w:r w:rsidRPr="000973E3">
          <w:rPr>
            <w:rFonts w:cs="Arial"/>
            <w:color w:val="365F91" w:themeColor="accent1" w:themeShade="BF"/>
          </w:rPr>
          <w:t xml:space="preserve"> </w:t>
        </w:r>
        <w:r w:rsidRPr="000973E3">
          <w:rPr>
            <w:rFonts w:cs="Arial"/>
            <w:color w:val="365F91" w:themeColor="accent1" w:themeShade="BF"/>
            <w:sz w:val="16"/>
            <w:szCs w:val="16"/>
          </w:rPr>
          <w:t>Comptes financiers -Actif moins dépôt à terme &gt;2ans</w:t>
        </w:r>
      </w:ins>
    </w:p>
    <w:p w14:paraId="7AFF40E2" w14:textId="77777777" w:rsidR="00C44D7A" w:rsidRDefault="00C44D7A" w:rsidP="00186AE9">
      <w:pPr>
        <w:jc w:val="both"/>
        <w:rPr>
          <w:ins w:id="649" w:author="Hasnaâ BARZALI" w:date="2018-01-10T12:20:00Z"/>
          <w:rFonts w:cs="Arial"/>
          <w:color w:val="365F91" w:themeColor="accent1" w:themeShade="BF"/>
          <w:sz w:val="22"/>
          <w:szCs w:val="22"/>
        </w:rPr>
      </w:pPr>
    </w:p>
    <w:p w14:paraId="46E96DE3" w14:textId="77777777" w:rsidR="00186AE9" w:rsidRDefault="00186AE9" w:rsidP="00186AE9">
      <w:pPr>
        <w:jc w:val="both"/>
        <w:rPr>
          <w:ins w:id="650" w:author="ZNIBER Mohammed Elarabi" w:date="2018-02-28T11:11:00Z"/>
          <w:rFonts w:cs="Arial"/>
          <w:color w:val="365F91" w:themeColor="accent1" w:themeShade="BF"/>
          <w:sz w:val="22"/>
          <w:szCs w:val="22"/>
        </w:rPr>
      </w:pPr>
      <w:ins w:id="651" w:author="Hasnaâ BARZALI" w:date="2017-12-28T11:02:00Z">
        <w:r>
          <w:rPr>
            <w:rFonts w:cs="Arial"/>
            <w:color w:val="365F91" w:themeColor="accent1" w:themeShade="BF"/>
            <w:sz w:val="22"/>
            <w:szCs w:val="22"/>
          </w:rPr>
          <w:t xml:space="preserve">L’inventaire des actifs </w:t>
        </w:r>
        <w:commentRangeStart w:id="652"/>
        <w:r>
          <w:rPr>
            <w:rFonts w:cs="Arial"/>
            <w:color w:val="365F91" w:themeColor="accent1" w:themeShade="BF"/>
            <w:sz w:val="22"/>
            <w:szCs w:val="22"/>
          </w:rPr>
          <w:t>est</w:t>
        </w:r>
      </w:ins>
      <w:commentRangeEnd w:id="652"/>
      <w:r w:rsidR="00583E69">
        <w:rPr>
          <w:rStyle w:val="Marquedecommentaire"/>
        </w:rPr>
        <w:commentReference w:id="652"/>
      </w:r>
      <w:ins w:id="653" w:author="Hasnaâ BARZALI" w:date="2017-12-28T11:02:00Z">
        <w:r>
          <w:rPr>
            <w:rFonts w:cs="Arial"/>
            <w:color w:val="365F91" w:themeColor="accent1" w:themeShade="BF"/>
            <w:sz w:val="22"/>
            <w:szCs w:val="22"/>
          </w:rPr>
          <w:t xml:space="preserve"> présenté avant souscription/rachat du jour d’arrêté, à l’exception de l’arrêté comptable des fonds qui doit être présenté après souscription/rachat.</w:t>
        </w:r>
      </w:ins>
    </w:p>
    <w:p w14:paraId="0EBB17F5" w14:textId="77777777" w:rsidR="00A7741B" w:rsidRDefault="00A7741B" w:rsidP="00186AE9">
      <w:pPr>
        <w:jc w:val="both"/>
        <w:rPr>
          <w:ins w:id="654" w:author="Hasnaâ BARZALI" w:date="2017-12-28T11:09:00Z"/>
          <w:rFonts w:cs="Arial"/>
          <w:color w:val="365F91" w:themeColor="accent1" w:themeShade="BF"/>
          <w:sz w:val="22"/>
          <w:szCs w:val="22"/>
        </w:rPr>
      </w:pPr>
    </w:p>
    <w:p w14:paraId="45BC7483" w14:textId="432F402D" w:rsidR="00296B31" w:rsidDel="00F3655C" w:rsidRDefault="00296B31" w:rsidP="0064384C">
      <w:pPr>
        <w:pStyle w:val="Titre1"/>
        <w:keepLines w:val="0"/>
        <w:pageBreakBefore/>
        <w:spacing w:before="240" w:after="60" w:line="240" w:lineRule="auto"/>
        <w:ind w:left="851"/>
        <w:jc w:val="both"/>
        <w:rPr>
          <w:ins w:id="655" w:author="ZNIBER Mohammed Elarabi" w:date="2017-12-18T22:26:00Z"/>
          <w:del w:id="656" w:author="Hasnaâ BARZALI" w:date="2017-12-28T11:16:00Z"/>
        </w:rPr>
      </w:pPr>
      <w:ins w:id="657" w:author="ZNIBER Mohammed Elarabi" w:date="2017-12-18T22:26:00Z">
        <w:del w:id="658" w:author="Hasnaâ BARZALI" w:date="2018-01-17T16:43:00Z">
          <w:r w:rsidDel="00DA2949">
            <w:lastRenderedPageBreak/>
            <w:delText>Proposition</w:delText>
          </w:r>
        </w:del>
      </w:ins>
      <w:ins w:id="659" w:author="ZNIBER Mohammed Elarabi" w:date="2017-12-18T22:27:00Z">
        <w:del w:id="660" w:author="Hasnaâ BARZALI" w:date="2018-01-17T16:43:00Z">
          <w:r w:rsidDel="00DA2949">
            <w:delText xml:space="preserve"> groupe OPC </w:delText>
          </w:r>
        </w:del>
      </w:ins>
      <w:ins w:id="661" w:author="ZNIBER Mohammed Elarabi" w:date="2017-12-18T22:26:00Z">
        <w:del w:id="662" w:author="Hasnaâ BARZALI" w:date="2018-01-17T16:43:00Z">
          <w:r w:rsidDel="00DA2949">
            <w:delText>:</w:delText>
          </w:r>
        </w:del>
      </w:ins>
    </w:p>
    <w:p w14:paraId="69CE9AA2" w14:textId="1114C0A1" w:rsidR="00296B31" w:rsidDel="00DA2949" w:rsidRDefault="00296B31" w:rsidP="00F3655C">
      <w:pPr>
        <w:pStyle w:val="Titre1"/>
        <w:keepLines w:val="0"/>
        <w:pageBreakBefore/>
        <w:spacing w:before="240" w:after="60" w:line="240" w:lineRule="auto"/>
        <w:ind w:left="851"/>
        <w:jc w:val="both"/>
        <w:rPr>
          <w:ins w:id="663" w:author="ZNIBER Mohammed Elarabi" w:date="2017-12-18T22:26:00Z"/>
          <w:del w:id="664" w:author="Hasnaâ BARZALI" w:date="2018-01-17T16:43:00Z"/>
        </w:rPr>
      </w:pPr>
      <w:ins w:id="665" w:author="ZNIBER Mohammed Elarabi" w:date="2017-12-18T22:27:00Z">
        <w:del w:id="666" w:author="Hasnaâ BARZALI" w:date="2018-01-17T16:43:00Z">
          <w:r w:rsidDel="00DA2949">
            <w:lastRenderedPageBreak/>
            <w:delText>Contrôle</w:delText>
          </w:r>
        </w:del>
      </w:ins>
      <w:ins w:id="667" w:author="ZNIBER Mohammed Elarabi" w:date="2017-12-18T22:26:00Z">
        <w:del w:id="668" w:author="Hasnaâ BARZALI" w:date="2018-01-17T16:43:00Z">
          <w:r w:rsidDel="00DA2949">
            <w:delText xml:space="preserve"> dépositaire</w:delText>
          </w:r>
          <w:bookmarkEnd w:id="639"/>
        </w:del>
      </w:ins>
    </w:p>
    <w:p w14:paraId="360F18E9" w14:textId="318B8679" w:rsidR="00296B31" w:rsidDel="00DA2949" w:rsidRDefault="00296B31" w:rsidP="00296B31">
      <w:pPr>
        <w:spacing w:before="120" w:after="120" w:line="240" w:lineRule="auto"/>
        <w:jc w:val="both"/>
        <w:rPr>
          <w:ins w:id="669" w:author="ZNIBER Mohammed Elarabi" w:date="2017-12-18T22:26:00Z"/>
          <w:del w:id="670" w:author="Hasnaâ BARZALI" w:date="2018-01-17T16:43:00Z"/>
          <w:rFonts w:eastAsia="MS Mincho" w:cs="Times New Roman"/>
          <w:lang w:eastAsia="ja-JP"/>
        </w:rPr>
      </w:pPr>
      <w:ins w:id="671" w:author="ZNIBER Mohammed Elarabi" w:date="2017-12-18T22:26:00Z">
        <w:del w:id="672" w:author="Hasnaâ BARZALI" w:date="2018-01-17T16:43:00Z">
          <w:r w:rsidRPr="00FB69B9" w:rsidDel="00DA2949">
            <w:rPr>
              <w:rFonts w:eastAsia="MS Mincho" w:cs="Times New Roman"/>
              <w:lang w:eastAsia="ja-JP"/>
            </w:rPr>
            <w:delText xml:space="preserve">Le contrôle </w:delText>
          </w:r>
          <w:r w:rsidDel="00DA2949">
            <w:rPr>
              <w:rFonts w:eastAsia="MS Mincho" w:cs="Times New Roman"/>
              <w:lang w:eastAsia="ja-JP"/>
            </w:rPr>
            <w:delText>Dépositaire est le service en charge de la mission du contrôle de la régularité pour les OPC de droit marocain déposés chez sa banque dépositaire.</w:delText>
          </w:r>
        </w:del>
      </w:ins>
    </w:p>
    <w:p w14:paraId="7C3B773C" w14:textId="711D494C" w:rsidR="00296B31" w:rsidDel="00DA2949" w:rsidRDefault="00296B31" w:rsidP="00296B31">
      <w:pPr>
        <w:spacing w:before="120" w:after="120" w:line="240" w:lineRule="auto"/>
        <w:jc w:val="both"/>
        <w:rPr>
          <w:ins w:id="673" w:author="ZNIBER Mohammed Elarabi" w:date="2017-12-18T22:26:00Z"/>
          <w:del w:id="674" w:author="Hasnaâ BARZALI" w:date="2018-01-17T16:43:00Z"/>
          <w:rFonts w:eastAsia="MS Mincho" w:cs="Times New Roman"/>
          <w:lang w:eastAsia="ja-JP"/>
        </w:rPr>
      </w:pPr>
      <w:ins w:id="675" w:author="ZNIBER Mohammed Elarabi" w:date="2017-12-18T22:26:00Z">
        <w:del w:id="676" w:author="Hasnaâ BARZALI" w:date="2018-01-17T16:43:00Z">
          <w:r w:rsidDel="00DA2949">
            <w:rPr>
              <w:rFonts w:eastAsia="MS Mincho" w:cs="Times New Roman"/>
              <w:lang w:eastAsia="ja-JP"/>
            </w:rPr>
            <w:delText>La méthodologie de contrôle repose sur des contrôles systématiques (règlementaires et/ou contractuels) et des contrôles spécifiques :</w:delText>
          </w:r>
        </w:del>
      </w:ins>
    </w:p>
    <w:p w14:paraId="105A3BC6" w14:textId="0B91D27D" w:rsidR="00296B31" w:rsidRPr="00960162" w:rsidDel="00DA2949" w:rsidRDefault="00296B31" w:rsidP="00681EE8">
      <w:pPr>
        <w:pStyle w:val="Bullet1"/>
        <w:numPr>
          <w:ilvl w:val="0"/>
          <w:numId w:val="23"/>
        </w:numPr>
        <w:rPr>
          <w:ins w:id="677" w:author="ZNIBER Mohammed Elarabi" w:date="2017-12-18T22:26:00Z"/>
          <w:del w:id="678" w:author="Hasnaâ BARZALI" w:date="2018-01-17T16:43:00Z"/>
        </w:rPr>
      </w:pPr>
      <w:ins w:id="679" w:author="ZNIBER Mohammed Elarabi" w:date="2017-12-18T22:26:00Z">
        <w:del w:id="680" w:author="Hasnaâ BARZALI" w:date="2018-01-17T16:43:00Z">
          <w:r w:rsidRPr="00960162" w:rsidDel="00DA2949">
            <w:delText>Les contrôles systématiques sont des contrôles appliqués à posteriori et selon un rythme régulier (la fréquence de la VL pour le cas de l’OPCVM),</w:delText>
          </w:r>
        </w:del>
      </w:ins>
    </w:p>
    <w:p w14:paraId="70B3E1E2" w14:textId="098184A5" w:rsidR="00296B31" w:rsidRPr="00960162" w:rsidDel="00DA2949" w:rsidRDefault="00296B31" w:rsidP="00681EE8">
      <w:pPr>
        <w:pStyle w:val="Bullet1"/>
        <w:numPr>
          <w:ilvl w:val="0"/>
          <w:numId w:val="23"/>
        </w:numPr>
        <w:rPr>
          <w:ins w:id="681" w:author="ZNIBER Mohammed Elarabi" w:date="2017-12-18T22:26:00Z"/>
          <w:del w:id="682" w:author="Hasnaâ BARZALI" w:date="2018-01-17T16:43:00Z"/>
        </w:rPr>
      </w:pPr>
      <w:ins w:id="683" w:author="ZNIBER Mohammed Elarabi" w:date="2017-12-18T22:26:00Z">
        <w:del w:id="684" w:author="Hasnaâ BARZALI" w:date="2018-01-17T16:43:00Z">
          <w:r w:rsidRPr="00960162" w:rsidDel="00DA2949">
            <w:delText>Les contrôles spécifiques sont ponctuels et réalisés sous forme d’audit, et d’études.</w:delText>
          </w:r>
        </w:del>
      </w:ins>
    </w:p>
    <w:p w14:paraId="3FED9BD4" w14:textId="1530ACC1" w:rsidR="00296B31" w:rsidRPr="00602F67" w:rsidDel="00DA2949" w:rsidRDefault="00296B31" w:rsidP="00296B31">
      <w:pPr>
        <w:spacing w:before="120" w:after="120" w:line="240" w:lineRule="auto"/>
        <w:jc w:val="both"/>
        <w:rPr>
          <w:ins w:id="685" w:author="ZNIBER Mohammed Elarabi" w:date="2017-12-18T22:26:00Z"/>
          <w:del w:id="686" w:author="Hasnaâ BARZALI" w:date="2018-01-17T16:43:00Z"/>
          <w:rFonts w:eastAsia="MS Mincho" w:cs="Times New Roman"/>
          <w:lang w:eastAsia="ja-JP"/>
        </w:rPr>
      </w:pPr>
      <w:ins w:id="687" w:author="ZNIBER Mohammed Elarabi" w:date="2017-12-18T22:26:00Z">
        <w:del w:id="688" w:author="Hasnaâ BARZALI" w:date="2018-01-17T16:43:00Z">
          <w:r w:rsidDel="00DA2949">
            <w:rPr>
              <w:rFonts w:eastAsia="MS Mincho" w:cs="Times New Roman"/>
              <w:lang w:eastAsia="ja-JP"/>
            </w:rPr>
            <w:delText>L’objectif recherché…</w:delText>
          </w:r>
        </w:del>
      </w:ins>
    </w:p>
    <w:p w14:paraId="197FF041" w14:textId="076032D2" w:rsidR="00296B31" w:rsidDel="00DA2949" w:rsidRDefault="00296B31" w:rsidP="00681EE8">
      <w:pPr>
        <w:pStyle w:val="Titre2"/>
        <w:keepNext w:val="0"/>
        <w:keepLines w:val="0"/>
        <w:numPr>
          <w:ilvl w:val="1"/>
          <w:numId w:val="22"/>
        </w:numPr>
        <w:spacing w:before="120" w:after="120" w:line="240" w:lineRule="auto"/>
        <w:jc w:val="both"/>
        <w:rPr>
          <w:ins w:id="689" w:author="ZNIBER Mohammed Elarabi" w:date="2017-12-18T22:26:00Z"/>
          <w:del w:id="690" w:author="Hasnaâ BARZALI" w:date="2018-01-17T16:43:00Z"/>
        </w:rPr>
      </w:pPr>
      <w:bookmarkStart w:id="691" w:name="_Toc497485509"/>
      <w:bookmarkStart w:id="692" w:name="_Toc505587826"/>
      <w:bookmarkStart w:id="693" w:name="_Toc505588100"/>
      <w:bookmarkStart w:id="694" w:name="_Toc505588159"/>
      <w:bookmarkStart w:id="695" w:name="_Toc505588237"/>
      <w:bookmarkStart w:id="696" w:name="_Toc505593993"/>
      <w:bookmarkStart w:id="697" w:name="_Toc505594120"/>
      <w:bookmarkStart w:id="698" w:name="_Toc505594625"/>
      <w:bookmarkStart w:id="699" w:name="_Toc505594809"/>
      <w:bookmarkStart w:id="700" w:name="_Toc505595609"/>
      <w:bookmarkStart w:id="701" w:name="_Toc505595630"/>
      <w:bookmarkStart w:id="702" w:name="_Toc505595686"/>
      <w:bookmarkStart w:id="703" w:name="_Toc505595773"/>
      <w:bookmarkStart w:id="704" w:name="_Toc505596008"/>
      <w:bookmarkStart w:id="705" w:name="_Toc505596120"/>
      <w:bookmarkStart w:id="706" w:name="_Toc505596160"/>
      <w:bookmarkStart w:id="707" w:name="_Toc505596180"/>
      <w:bookmarkStart w:id="708" w:name="_Toc505596864"/>
      <w:bookmarkStart w:id="709" w:name="_Toc505597292"/>
      <w:bookmarkStart w:id="710" w:name="_Toc505599357"/>
      <w:bookmarkStart w:id="711" w:name="_Toc505599439"/>
      <w:bookmarkStart w:id="712" w:name="_Toc505599463"/>
      <w:bookmarkStart w:id="713" w:name="_Toc505599504"/>
      <w:bookmarkStart w:id="714" w:name="_Toc505599968"/>
      <w:bookmarkStart w:id="715" w:name="_Toc505599993"/>
      <w:ins w:id="716" w:author="ZNIBER Mohammed Elarabi" w:date="2017-12-18T22:26:00Z">
        <w:del w:id="717" w:author="Hasnaâ BARZALI" w:date="2018-01-17T16:43:00Z">
          <w:r w:rsidDel="00DA2949">
            <w:delText>Contrôles systématiques</w:delTex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del>
      </w:ins>
    </w:p>
    <w:p w14:paraId="5C30B817" w14:textId="108A5971" w:rsidR="00296B31" w:rsidDel="00DA2949" w:rsidRDefault="00296B31" w:rsidP="00681EE8">
      <w:pPr>
        <w:pStyle w:val="Titre3"/>
        <w:keepLines w:val="0"/>
        <w:numPr>
          <w:ilvl w:val="2"/>
          <w:numId w:val="22"/>
        </w:numPr>
        <w:spacing w:before="120" w:after="120" w:line="240" w:lineRule="auto"/>
        <w:jc w:val="both"/>
        <w:rPr>
          <w:ins w:id="718" w:author="ZNIBER Mohammed Elarabi" w:date="2017-12-18T22:26:00Z"/>
          <w:del w:id="719" w:author="Hasnaâ BARZALI" w:date="2018-01-17T16:43:00Z"/>
        </w:rPr>
      </w:pPr>
      <w:bookmarkStart w:id="720" w:name="_Toc497485510"/>
      <w:bookmarkStart w:id="721" w:name="_Toc505587827"/>
      <w:bookmarkStart w:id="722" w:name="_Toc505588101"/>
      <w:bookmarkStart w:id="723" w:name="_Toc505588160"/>
      <w:bookmarkStart w:id="724" w:name="_Toc505588238"/>
      <w:bookmarkStart w:id="725" w:name="_Toc505593994"/>
      <w:bookmarkStart w:id="726" w:name="_Toc505594121"/>
      <w:bookmarkStart w:id="727" w:name="_Toc505594626"/>
      <w:bookmarkStart w:id="728" w:name="_Toc505594810"/>
      <w:bookmarkStart w:id="729" w:name="_Toc505595610"/>
      <w:bookmarkStart w:id="730" w:name="_Toc505595631"/>
      <w:bookmarkStart w:id="731" w:name="_Toc505595687"/>
      <w:bookmarkStart w:id="732" w:name="_Toc505595774"/>
      <w:bookmarkStart w:id="733" w:name="_Toc505596009"/>
      <w:bookmarkStart w:id="734" w:name="_Toc505596121"/>
      <w:bookmarkStart w:id="735" w:name="_Toc505596161"/>
      <w:bookmarkStart w:id="736" w:name="_Toc505596181"/>
      <w:bookmarkStart w:id="737" w:name="_Toc505596865"/>
      <w:bookmarkStart w:id="738" w:name="_Toc505597293"/>
      <w:bookmarkStart w:id="739" w:name="_Toc505599358"/>
      <w:bookmarkStart w:id="740" w:name="_Toc505599440"/>
      <w:bookmarkStart w:id="741" w:name="_Toc505599464"/>
      <w:bookmarkStart w:id="742" w:name="_Toc505599505"/>
      <w:bookmarkStart w:id="743" w:name="_Toc505599969"/>
      <w:bookmarkStart w:id="744" w:name="_Toc505599994"/>
      <w:ins w:id="745" w:author="ZNIBER Mohammed Elarabi" w:date="2017-12-18T22:26:00Z">
        <w:del w:id="746" w:author="Hasnaâ BARZALI" w:date="2018-01-17T16:43:00Z">
          <w:r w:rsidDel="00DA2949">
            <w:delText>Recensement des exigences</w:delText>
          </w:r>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del>
      </w:ins>
    </w:p>
    <w:p w14:paraId="54133953" w14:textId="3E09625D" w:rsidR="00296B31" w:rsidDel="00DA2949" w:rsidRDefault="00296B31" w:rsidP="00296B31">
      <w:pPr>
        <w:spacing w:before="120" w:after="120" w:line="240" w:lineRule="auto"/>
        <w:jc w:val="both"/>
        <w:rPr>
          <w:ins w:id="747" w:author="ZNIBER Mohammed Elarabi" w:date="2017-12-18T22:26:00Z"/>
          <w:del w:id="748" w:author="Hasnaâ BARZALI" w:date="2018-01-17T16:43:00Z"/>
          <w:rFonts w:eastAsia="MS Mincho" w:cs="Times New Roman"/>
          <w:lang w:eastAsia="ja-JP"/>
        </w:rPr>
      </w:pPr>
      <w:ins w:id="749" w:author="ZNIBER Mohammed Elarabi" w:date="2017-12-18T22:26:00Z">
        <w:del w:id="750" w:author="Hasnaâ BARZALI" w:date="2018-01-17T16:43:00Z">
          <w:r w:rsidRPr="00D13AC6" w:rsidDel="00DA2949">
            <w:rPr>
              <w:rFonts w:eastAsia="MS Mincho" w:cs="Times New Roman"/>
              <w:lang w:eastAsia="ja-JP"/>
            </w:rPr>
            <w:delText>Chaque OPC fait l’objet</w:delText>
          </w:r>
          <w:r w:rsidDel="00DA2949">
            <w:rPr>
              <w:rFonts w:eastAsia="MS Mincho" w:cs="Times New Roman"/>
              <w:lang w:eastAsia="ja-JP"/>
            </w:rPr>
            <w:delText>, lors de sa création, d’un recensement exhaustif des exigences réglementaires et contractuelles décrites dans les notes d’information, règlements de gestion et contrats clients.</w:delText>
          </w:r>
        </w:del>
      </w:ins>
    </w:p>
    <w:p w14:paraId="008AFF5F" w14:textId="7CD16FF4" w:rsidR="00296B31" w:rsidDel="00DA2949" w:rsidRDefault="00296B31" w:rsidP="00296B31">
      <w:pPr>
        <w:spacing w:before="120" w:after="120" w:line="240" w:lineRule="auto"/>
        <w:jc w:val="both"/>
        <w:rPr>
          <w:ins w:id="751" w:author="ZNIBER Mohammed Elarabi" w:date="2017-12-18T22:26:00Z"/>
          <w:del w:id="752" w:author="Hasnaâ BARZALI" w:date="2018-01-17T16:43:00Z"/>
          <w:rFonts w:eastAsia="MS Mincho" w:cs="Times New Roman"/>
          <w:lang w:eastAsia="ja-JP"/>
        </w:rPr>
      </w:pPr>
      <w:ins w:id="753" w:author="ZNIBER Mohammed Elarabi" w:date="2017-12-18T22:26:00Z">
        <w:del w:id="754" w:author="Hasnaâ BARZALI" w:date="2018-01-17T16:43:00Z">
          <w:r w:rsidRPr="00B85EFC" w:rsidDel="00DA2949">
            <w:rPr>
              <w:rFonts w:eastAsia="MS Mincho" w:cs="Times New Roman"/>
              <w:lang w:eastAsia="ja-JP"/>
            </w:rPr>
            <w:delText>Lors de chaque modification des contraintes d’investissement et de composition de l’actif, portées à la connaissance du contrôle dépositaire, les modifications sont reportées dans l</w:delText>
          </w:r>
          <w:r w:rsidDel="00DA2949">
            <w:rPr>
              <w:rFonts w:eastAsia="MS Mincho" w:cs="Times New Roman"/>
              <w:lang w:eastAsia="ja-JP"/>
            </w:rPr>
            <w:delText>a matrice des exigences.</w:delText>
          </w:r>
        </w:del>
      </w:ins>
    </w:p>
    <w:p w14:paraId="6F73874C" w14:textId="445410DC" w:rsidR="00296B31" w:rsidDel="00DA2949" w:rsidRDefault="00296B31" w:rsidP="00681EE8">
      <w:pPr>
        <w:pStyle w:val="Titre3"/>
        <w:keepLines w:val="0"/>
        <w:numPr>
          <w:ilvl w:val="2"/>
          <w:numId w:val="22"/>
        </w:numPr>
        <w:spacing w:before="120" w:after="120" w:line="240" w:lineRule="auto"/>
        <w:jc w:val="both"/>
        <w:rPr>
          <w:ins w:id="755" w:author="ZNIBER Mohammed Elarabi" w:date="2017-12-18T22:26:00Z"/>
          <w:del w:id="756" w:author="Hasnaâ BARZALI" w:date="2018-01-17T16:43:00Z"/>
        </w:rPr>
      </w:pPr>
      <w:bookmarkStart w:id="757" w:name="_Toc497485511"/>
      <w:bookmarkStart w:id="758" w:name="_Toc505587828"/>
      <w:bookmarkStart w:id="759" w:name="_Toc505588102"/>
      <w:bookmarkStart w:id="760" w:name="_Toc505588161"/>
      <w:bookmarkStart w:id="761" w:name="_Toc505588239"/>
      <w:bookmarkStart w:id="762" w:name="_Toc505593995"/>
      <w:bookmarkStart w:id="763" w:name="_Toc505594122"/>
      <w:bookmarkStart w:id="764" w:name="_Toc505594627"/>
      <w:bookmarkStart w:id="765" w:name="_Toc505594811"/>
      <w:bookmarkStart w:id="766" w:name="_Toc505595611"/>
      <w:bookmarkStart w:id="767" w:name="_Toc505595632"/>
      <w:bookmarkStart w:id="768" w:name="_Toc505595688"/>
      <w:bookmarkStart w:id="769" w:name="_Toc505595775"/>
      <w:bookmarkStart w:id="770" w:name="_Toc505596010"/>
      <w:bookmarkStart w:id="771" w:name="_Toc505596122"/>
      <w:bookmarkStart w:id="772" w:name="_Toc505596162"/>
      <w:bookmarkStart w:id="773" w:name="_Toc505596182"/>
      <w:bookmarkStart w:id="774" w:name="_Toc505596866"/>
      <w:bookmarkStart w:id="775" w:name="_Toc505597294"/>
      <w:bookmarkStart w:id="776" w:name="_Toc505599359"/>
      <w:bookmarkStart w:id="777" w:name="_Toc505599441"/>
      <w:bookmarkStart w:id="778" w:name="_Toc505599465"/>
      <w:bookmarkStart w:id="779" w:name="_Toc505599506"/>
      <w:bookmarkStart w:id="780" w:name="_Toc505599970"/>
      <w:bookmarkStart w:id="781" w:name="_Toc505599995"/>
      <w:ins w:id="782" w:author="ZNIBER Mohammed Elarabi" w:date="2017-12-18T22:26:00Z">
        <w:del w:id="783" w:author="Hasnaâ BARZALI" w:date="2018-01-17T16:43:00Z">
          <w:r w:rsidRPr="00D21422" w:rsidDel="00DA2949">
            <w:delText>Etablissement d’un plan de contrôle</w:delTex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r w:rsidRPr="00D21422" w:rsidDel="00DA2949">
            <w:delText xml:space="preserve"> </w:delText>
          </w:r>
        </w:del>
      </w:ins>
    </w:p>
    <w:p w14:paraId="3E1A59C2" w14:textId="6C43F76B" w:rsidR="00296B31" w:rsidRPr="00D21422" w:rsidDel="00DA2949" w:rsidRDefault="004B643B" w:rsidP="00296B31">
      <w:pPr>
        <w:rPr>
          <w:ins w:id="784" w:author="ZNIBER Mohammed Elarabi" w:date="2017-12-18T22:26:00Z"/>
          <w:del w:id="785" w:author="Hasnaâ BARZALI" w:date="2018-01-17T16:43:00Z"/>
          <w:lang w:eastAsia="ja-JP"/>
        </w:rPr>
      </w:pPr>
      <w:ins w:id="786" w:author="ZNIBER Mohammed Elarabi" w:date="2017-12-18T22:27:00Z">
        <w:del w:id="787" w:author="Hasnaâ BARZALI" w:date="2018-01-17T16:43:00Z">
          <w:r w:rsidDel="00DA2949">
            <w:rPr>
              <w:lang w:eastAsia="ja-JP"/>
            </w:rPr>
            <w:delText>….</w:delText>
          </w:r>
        </w:del>
      </w:ins>
    </w:p>
    <w:p w14:paraId="13F2431E" w14:textId="3712339F" w:rsidR="00296B31" w:rsidDel="00DA2949" w:rsidRDefault="00296B31" w:rsidP="00681EE8">
      <w:pPr>
        <w:pStyle w:val="Titre4"/>
        <w:keepLines w:val="0"/>
        <w:numPr>
          <w:ilvl w:val="3"/>
          <w:numId w:val="22"/>
        </w:numPr>
        <w:spacing w:before="120" w:after="120" w:line="240" w:lineRule="auto"/>
        <w:jc w:val="both"/>
        <w:rPr>
          <w:ins w:id="788" w:author="ZNIBER Mohammed Elarabi" w:date="2017-12-18T22:26:00Z"/>
          <w:del w:id="789" w:author="Hasnaâ BARZALI" w:date="2018-01-17T16:43:00Z"/>
        </w:rPr>
      </w:pPr>
      <w:ins w:id="790" w:author="ZNIBER Mohammed Elarabi" w:date="2017-12-18T22:26:00Z">
        <w:del w:id="791" w:author="Hasnaâ BARZALI" w:date="2018-01-17T16:43:00Z">
          <w:r w:rsidRPr="00D21422" w:rsidDel="00DA2949">
            <w:delText>Volet réglementaire :</w:delText>
          </w:r>
        </w:del>
      </w:ins>
    </w:p>
    <w:p w14:paraId="50058EFE" w14:textId="50531940" w:rsidR="00296B31" w:rsidRPr="00D21422" w:rsidDel="00DA2949" w:rsidRDefault="00296B31" w:rsidP="00296B31">
      <w:pPr>
        <w:rPr>
          <w:ins w:id="792" w:author="ZNIBER Mohammed Elarabi" w:date="2017-12-18T22:26:00Z"/>
          <w:del w:id="793" w:author="Hasnaâ BARZALI" w:date="2018-01-17T16:43:00Z"/>
          <w:lang w:eastAsia="ja-JP"/>
        </w:rPr>
      </w:pPr>
    </w:p>
    <w:p w14:paraId="004B8FDA" w14:textId="1EFC98D3" w:rsidR="00296B31" w:rsidDel="00DA2949" w:rsidRDefault="00296B31" w:rsidP="00681EE8">
      <w:pPr>
        <w:pStyle w:val="Titre5"/>
        <w:keepLines w:val="0"/>
        <w:numPr>
          <w:ilvl w:val="4"/>
          <w:numId w:val="24"/>
        </w:numPr>
        <w:spacing w:before="120" w:after="120" w:line="240" w:lineRule="auto"/>
        <w:jc w:val="both"/>
        <w:rPr>
          <w:ins w:id="794" w:author="ZNIBER Mohammed Elarabi" w:date="2017-12-18T22:26:00Z"/>
          <w:del w:id="795" w:author="Hasnaâ BARZALI" w:date="2018-01-17T16:43:00Z"/>
        </w:rPr>
      </w:pPr>
      <w:ins w:id="796" w:author="ZNIBER Mohammed Elarabi" w:date="2017-12-18T22:26:00Z">
        <w:del w:id="797" w:author="Hasnaâ BARZALI" w:date="2018-01-17T16:43:00Z">
          <w:r w:rsidDel="00DA2949">
            <w:delText>Contrôle des éléments d’actifs et du passif</w:delText>
          </w:r>
        </w:del>
      </w:ins>
    </w:p>
    <w:p w14:paraId="6DDA4F0C" w14:textId="5B7F91B2" w:rsidR="00296B31" w:rsidRPr="00617623" w:rsidDel="00DA2949" w:rsidRDefault="00296B31" w:rsidP="00296B31">
      <w:pPr>
        <w:rPr>
          <w:ins w:id="798" w:author="ZNIBER Mohammed Elarabi" w:date="2017-12-18T22:26:00Z"/>
          <w:del w:id="799" w:author="Hasnaâ BARZALI" w:date="2018-01-17T16:43:00Z"/>
          <w:lang w:eastAsia="ja-JP"/>
        </w:rPr>
      </w:pPr>
    </w:p>
    <w:p w14:paraId="6B1769AF" w14:textId="48053899" w:rsidR="00296B31" w:rsidDel="00DA2949" w:rsidRDefault="00296B31" w:rsidP="00681EE8">
      <w:pPr>
        <w:pStyle w:val="Titre5"/>
        <w:keepLines w:val="0"/>
        <w:numPr>
          <w:ilvl w:val="4"/>
          <w:numId w:val="24"/>
        </w:numPr>
        <w:spacing w:before="120" w:after="120" w:line="240" w:lineRule="auto"/>
        <w:jc w:val="both"/>
        <w:rPr>
          <w:ins w:id="800" w:author="ZNIBER Mohammed Elarabi" w:date="2017-12-18T22:26:00Z"/>
          <w:del w:id="801" w:author="Hasnaâ BARZALI" w:date="2018-01-17T16:43:00Z"/>
        </w:rPr>
      </w:pPr>
      <w:ins w:id="802" w:author="ZNIBER Mohammed Elarabi" w:date="2017-12-18T22:26:00Z">
        <w:del w:id="803" w:author="Hasnaâ BARZALI" w:date="2018-01-17T16:43:00Z">
          <w:r w:rsidDel="00DA2949">
            <w:delText>Contrôle d’évaluation des actifs</w:delText>
          </w:r>
        </w:del>
      </w:ins>
    </w:p>
    <w:p w14:paraId="7C3E3D35" w14:textId="75E35AB9" w:rsidR="00296B31" w:rsidRPr="005548CD" w:rsidDel="00DA2949" w:rsidRDefault="00296B31" w:rsidP="00681EE8">
      <w:pPr>
        <w:pStyle w:val="Titre5"/>
        <w:keepLines w:val="0"/>
        <w:numPr>
          <w:ilvl w:val="4"/>
          <w:numId w:val="24"/>
        </w:numPr>
        <w:spacing w:before="120" w:after="120" w:line="240" w:lineRule="auto"/>
        <w:jc w:val="both"/>
        <w:rPr>
          <w:ins w:id="804" w:author="ZNIBER Mohammed Elarabi" w:date="2017-12-18T22:26:00Z"/>
          <w:del w:id="805" w:author="Hasnaâ BARZALI" w:date="2018-01-17T16:43:00Z"/>
        </w:rPr>
      </w:pPr>
      <w:ins w:id="806" w:author="ZNIBER Mohammed Elarabi" w:date="2017-12-18T22:26:00Z">
        <w:del w:id="807" w:author="Hasnaâ BARZALI" w:date="2018-01-17T16:43:00Z">
          <w:r w:rsidDel="00DA2949">
            <w:delText>Contrôle des placements à l’étranger</w:delText>
          </w:r>
        </w:del>
      </w:ins>
    </w:p>
    <w:p w14:paraId="7ABF03F9" w14:textId="2E1C52E9" w:rsidR="00296B31" w:rsidDel="00DA2949" w:rsidRDefault="00296B31" w:rsidP="00681EE8">
      <w:pPr>
        <w:pStyle w:val="Titre5"/>
        <w:keepLines w:val="0"/>
        <w:numPr>
          <w:ilvl w:val="4"/>
          <w:numId w:val="24"/>
        </w:numPr>
        <w:spacing w:before="120" w:after="120" w:line="240" w:lineRule="auto"/>
        <w:jc w:val="both"/>
        <w:rPr>
          <w:ins w:id="808" w:author="ZNIBER Mohammed Elarabi" w:date="2017-12-18T22:26:00Z"/>
          <w:del w:id="809" w:author="Hasnaâ BARZALI" w:date="2018-01-17T16:43:00Z"/>
        </w:rPr>
      </w:pPr>
      <w:ins w:id="810" w:author="ZNIBER Mohammed Elarabi" w:date="2017-12-18T22:26:00Z">
        <w:del w:id="811" w:author="Hasnaâ BARZALI" w:date="2018-01-17T16:43:00Z">
          <w:r w:rsidDel="00DA2949">
            <w:delText>Contrôle de la conformité des frais de gestion</w:delText>
          </w:r>
        </w:del>
      </w:ins>
    </w:p>
    <w:p w14:paraId="0D08730D" w14:textId="59D72511" w:rsidR="00296B31" w:rsidDel="00DA2949" w:rsidRDefault="00296B31" w:rsidP="00681EE8">
      <w:pPr>
        <w:pStyle w:val="Titre5"/>
        <w:keepLines w:val="0"/>
        <w:numPr>
          <w:ilvl w:val="4"/>
          <w:numId w:val="24"/>
        </w:numPr>
        <w:spacing w:before="120" w:after="120" w:line="240" w:lineRule="auto"/>
        <w:jc w:val="both"/>
        <w:rPr>
          <w:ins w:id="812" w:author="ZNIBER Mohammed Elarabi" w:date="2017-12-18T22:26:00Z"/>
          <w:del w:id="813" w:author="Hasnaâ BARZALI" w:date="2018-01-17T16:43:00Z"/>
        </w:rPr>
      </w:pPr>
      <w:ins w:id="814" w:author="ZNIBER Mohammed Elarabi" w:date="2017-12-18T22:26:00Z">
        <w:del w:id="815" w:author="Hasnaâ BARZALI" w:date="2018-01-17T16:43:00Z">
          <w:r w:rsidDel="00DA2949">
            <w:delText>Contrôle des sensibilités</w:delText>
          </w:r>
        </w:del>
      </w:ins>
    </w:p>
    <w:p w14:paraId="18327C7D" w14:textId="2DB5EA59" w:rsidR="00296B31" w:rsidDel="00DA2949" w:rsidRDefault="00296B31" w:rsidP="00681EE8">
      <w:pPr>
        <w:pStyle w:val="Titre5"/>
        <w:keepLines w:val="0"/>
        <w:numPr>
          <w:ilvl w:val="4"/>
          <w:numId w:val="24"/>
        </w:numPr>
        <w:spacing w:before="120" w:after="120" w:line="240" w:lineRule="auto"/>
        <w:jc w:val="both"/>
        <w:rPr>
          <w:ins w:id="816" w:author="ZNIBER Mohammed Elarabi" w:date="2017-12-18T22:26:00Z"/>
          <w:del w:id="817" w:author="Hasnaâ BARZALI" w:date="2018-01-17T16:43:00Z"/>
        </w:rPr>
      </w:pPr>
      <w:ins w:id="818" w:author="ZNIBER Mohammed Elarabi" w:date="2017-12-18T22:26:00Z">
        <w:del w:id="819" w:author="Hasnaâ BARZALI" w:date="2018-01-17T16:43:00Z">
          <w:r w:rsidDel="00DA2949">
            <w:delText>Contrôle de classification des fonds</w:delText>
          </w:r>
        </w:del>
      </w:ins>
    </w:p>
    <w:p w14:paraId="63DE74D1" w14:textId="36EC24C3" w:rsidR="00296B31" w:rsidDel="00DA2949" w:rsidRDefault="00296B31" w:rsidP="00681EE8">
      <w:pPr>
        <w:pStyle w:val="Titre5"/>
        <w:keepLines w:val="0"/>
        <w:numPr>
          <w:ilvl w:val="4"/>
          <w:numId w:val="24"/>
        </w:numPr>
        <w:spacing w:before="120" w:after="120" w:line="240" w:lineRule="auto"/>
        <w:jc w:val="both"/>
        <w:rPr>
          <w:ins w:id="820" w:author="ZNIBER Mohammed Elarabi" w:date="2017-12-18T22:26:00Z"/>
          <w:del w:id="821" w:author="Hasnaâ BARZALI" w:date="2018-01-17T16:43:00Z"/>
        </w:rPr>
      </w:pPr>
      <w:ins w:id="822" w:author="ZNIBER Mohammed Elarabi" w:date="2017-12-18T22:26:00Z">
        <w:del w:id="823" w:author="Hasnaâ BARZALI" w:date="2018-01-17T16:43:00Z">
          <w:r w:rsidDel="00DA2949">
            <w:delText>Contrôle de règles prudentielles</w:delText>
          </w:r>
        </w:del>
      </w:ins>
    </w:p>
    <w:p w14:paraId="6834529C" w14:textId="1C4B0ACF" w:rsidR="00296B31" w:rsidRPr="00D21422" w:rsidDel="00DA2949" w:rsidRDefault="00296B31" w:rsidP="00296B31">
      <w:pPr>
        <w:rPr>
          <w:ins w:id="824" w:author="ZNIBER Mohammed Elarabi" w:date="2017-12-18T22:26:00Z"/>
          <w:del w:id="825" w:author="Hasnaâ BARZALI" w:date="2018-01-17T16:43:00Z"/>
          <w:lang w:eastAsia="ja-JP"/>
        </w:rPr>
      </w:pPr>
    </w:p>
    <w:p w14:paraId="3A521EF6" w14:textId="05EA62FF" w:rsidR="00296B31" w:rsidDel="00DA2949" w:rsidRDefault="00296B31" w:rsidP="00681EE8">
      <w:pPr>
        <w:pStyle w:val="Titre4"/>
        <w:keepLines w:val="0"/>
        <w:numPr>
          <w:ilvl w:val="3"/>
          <w:numId w:val="22"/>
        </w:numPr>
        <w:spacing w:before="120" w:after="120" w:line="240" w:lineRule="auto"/>
        <w:jc w:val="both"/>
        <w:rPr>
          <w:ins w:id="826" w:author="ZNIBER Mohammed Elarabi" w:date="2017-12-18T22:26:00Z"/>
          <w:del w:id="827" w:author="Hasnaâ BARZALI" w:date="2018-01-17T16:43:00Z"/>
        </w:rPr>
      </w:pPr>
      <w:ins w:id="828" w:author="ZNIBER Mohammed Elarabi" w:date="2017-12-18T22:26:00Z">
        <w:del w:id="829" w:author="Hasnaâ BARZALI" w:date="2018-01-17T16:43:00Z">
          <w:r w:rsidDel="00DA2949">
            <w:delText>Volet contractuel :</w:delText>
          </w:r>
        </w:del>
      </w:ins>
    </w:p>
    <w:p w14:paraId="7B7A999B" w14:textId="0BE4822B" w:rsidR="00296B31" w:rsidRPr="00D21422" w:rsidDel="00DA2949" w:rsidRDefault="00296B31" w:rsidP="00296B31">
      <w:pPr>
        <w:rPr>
          <w:ins w:id="830" w:author="ZNIBER Mohammed Elarabi" w:date="2017-12-18T22:26:00Z"/>
          <w:del w:id="831" w:author="Hasnaâ BARZALI" w:date="2018-01-17T16:43:00Z"/>
          <w:lang w:eastAsia="ja-JP"/>
        </w:rPr>
      </w:pPr>
    </w:p>
    <w:p w14:paraId="2963D223" w14:textId="58626191" w:rsidR="00296B31" w:rsidDel="00DA2949" w:rsidRDefault="00296B31" w:rsidP="00681EE8">
      <w:pPr>
        <w:pStyle w:val="Titre3"/>
        <w:keepLines w:val="0"/>
        <w:numPr>
          <w:ilvl w:val="2"/>
          <w:numId w:val="22"/>
        </w:numPr>
        <w:spacing w:before="120" w:after="120" w:line="240" w:lineRule="auto"/>
        <w:jc w:val="both"/>
        <w:rPr>
          <w:ins w:id="832" w:author="ZNIBER Mohammed Elarabi" w:date="2017-12-18T22:26:00Z"/>
          <w:del w:id="833" w:author="Hasnaâ BARZALI" w:date="2018-01-17T16:43:00Z"/>
        </w:rPr>
      </w:pPr>
      <w:bookmarkStart w:id="834" w:name="_Toc497485512"/>
      <w:bookmarkStart w:id="835" w:name="_Toc505587829"/>
      <w:bookmarkStart w:id="836" w:name="_Toc505588103"/>
      <w:bookmarkStart w:id="837" w:name="_Toc505588162"/>
      <w:bookmarkStart w:id="838" w:name="_Toc505588240"/>
      <w:bookmarkStart w:id="839" w:name="_Toc505593996"/>
      <w:bookmarkStart w:id="840" w:name="_Toc505594123"/>
      <w:bookmarkStart w:id="841" w:name="_Toc505594628"/>
      <w:bookmarkStart w:id="842" w:name="_Toc505594812"/>
      <w:bookmarkStart w:id="843" w:name="_Toc505595612"/>
      <w:bookmarkStart w:id="844" w:name="_Toc505595633"/>
      <w:bookmarkStart w:id="845" w:name="_Toc505595689"/>
      <w:bookmarkStart w:id="846" w:name="_Toc505595776"/>
      <w:bookmarkStart w:id="847" w:name="_Toc505596011"/>
      <w:bookmarkStart w:id="848" w:name="_Toc505596123"/>
      <w:bookmarkStart w:id="849" w:name="_Toc505596163"/>
      <w:bookmarkStart w:id="850" w:name="_Toc505596183"/>
      <w:bookmarkStart w:id="851" w:name="_Toc505596867"/>
      <w:bookmarkStart w:id="852" w:name="_Toc505597295"/>
      <w:bookmarkStart w:id="853" w:name="_Toc505599360"/>
      <w:bookmarkStart w:id="854" w:name="_Toc505599442"/>
      <w:bookmarkStart w:id="855" w:name="_Toc505599466"/>
      <w:bookmarkStart w:id="856" w:name="_Toc505599507"/>
      <w:bookmarkStart w:id="857" w:name="_Toc505599971"/>
      <w:bookmarkStart w:id="858" w:name="_Toc505599996"/>
      <w:ins w:id="859" w:author="ZNIBER Mohammed Elarabi" w:date="2017-12-18T22:26:00Z">
        <w:del w:id="860" w:author="Hasnaâ BARZALI" w:date="2018-01-17T16:43:00Z">
          <w:r w:rsidDel="00DA2949">
            <w:lastRenderedPageBreak/>
            <w:delText>Suivi des écarts/dépassements</w:delTex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del>
      </w:ins>
    </w:p>
    <w:p w14:paraId="758141E2" w14:textId="5145EF7C" w:rsidR="00296B31" w:rsidRPr="00C7581B" w:rsidDel="00DA2949" w:rsidRDefault="00296B31" w:rsidP="00296B31">
      <w:pPr>
        <w:spacing w:before="120" w:after="120" w:line="240" w:lineRule="auto"/>
        <w:jc w:val="both"/>
        <w:rPr>
          <w:ins w:id="861" w:author="ZNIBER Mohammed Elarabi" w:date="2017-12-18T22:26:00Z"/>
          <w:del w:id="862" w:author="Hasnaâ BARZALI" w:date="2018-01-17T16:43:00Z"/>
          <w:rStyle w:val="interlight1"/>
          <w:rFonts w:eastAsia="MS Mincho"/>
        </w:rPr>
      </w:pPr>
      <w:ins w:id="863" w:author="ZNIBER Mohammed Elarabi" w:date="2017-12-18T22:26:00Z">
        <w:del w:id="864" w:author="Hasnaâ BARZALI" w:date="2018-01-17T16:43:00Z">
          <w:r w:rsidRPr="00C7581B" w:rsidDel="00DA2949">
            <w:rPr>
              <w:rStyle w:val="interlight1"/>
              <w:rFonts w:eastAsia="MS Mincho"/>
            </w:rPr>
            <w:delText>Analyse des écarts de réconciliation significatifs</w:delText>
          </w:r>
        </w:del>
      </w:ins>
    </w:p>
    <w:p w14:paraId="7AC96BA4" w14:textId="7F42C449" w:rsidR="00296B31" w:rsidRPr="00C7581B" w:rsidDel="00DA2949" w:rsidRDefault="00296B31" w:rsidP="00296B31">
      <w:pPr>
        <w:spacing w:before="120" w:after="120" w:line="240" w:lineRule="auto"/>
        <w:jc w:val="both"/>
        <w:rPr>
          <w:ins w:id="865" w:author="ZNIBER Mohammed Elarabi" w:date="2017-12-18T22:26:00Z"/>
          <w:del w:id="866" w:author="Hasnaâ BARZALI" w:date="2018-01-17T16:43:00Z"/>
          <w:rStyle w:val="interlight1"/>
          <w:rFonts w:eastAsia="MS Mincho"/>
        </w:rPr>
      </w:pPr>
      <w:ins w:id="867" w:author="ZNIBER Mohammed Elarabi" w:date="2017-12-18T22:26:00Z">
        <w:del w:id="868" w:author="Hasnaâ BARZALI" w:date="2018-01-17T16:43:00Z">
          <w:r w:rsidRPr="00C7581B" w:rsidDel="00DA2949">
            <w:rPr>
              <w:rStyle w:val="interlight1"/>
              <w:rFonts w:eastAsia="MS Mincho"/>
            </w:rPr>
            <w:delText>Analyse des dépassements</w:delText>
          </w:r>
          <w:r w:rsidDel="00DA2949">
            <w:rPr>
              <w:rStyle w:val="interlight1"/>
              <w:rFonts w:eastAsia="MS Mincho"/>
            </w:rPr>
            <w:delText xml:space="preserve"> de ratios</w:delText>
          </w:r>
        </w:del>
      </w:ins>
    </w:p>
    <w:p w14:paraId="1C336C30" w14:textId="3F711211" w:rsidR="00296B31" w:rsidRPr="005548CD" w:rsidDel="00DA2949" w:rsidRDefault="00296B31" w:rsidP="00296B31">
      <w:pPr>
        <w:rPr>
          <w:ins w:id="869" w:author="ZNIBER Mohammed Elarabi" w:date="2017-12-18T22:26:00Z"/>
          <w:del w:id="870" w:author="Hasnaâ BARZALI" w:date="2018-01-17T16:43:00Z"/>
          <w:lang w:eastAsia="ja-JP"/>
        </w:rPr>
      </w:pPr>
    </w:p>
    <w:p w14:paraId="7BCA3FC8" w14:textId="6FCEDF3A" w:rsidR="00296B31" w:rsidDel="00DA2949" w:rsidRDefault="00296B31" w:rsidP="00681EE8">
      <w:pPr>
        <w:pStyle w:val="Titre2"/>
        <w:keepNext w:val="0"/>
        <w:keepLines w:val="0"/>
        <w:numPr>
          <w:ilvl w:val="1"/>
          <w:numId w:val="22"/>
        </w:numPr>
        <w:spacing w:before="120" w:after="120" w:line="240" w:lineRule="auto"/>
        <w:jc w:val="both"/>
        <w:rPr>
          <w:ins w:id="871" w:author="ZNIBER Mohammed Elarabi" w:date="2017-12-18T22:26:00Z"/>
          <w:del w:id="872" w:author="Hasnaâ BARZALI" w:date="2018-01-17T16:43:00Z"/>
        </w:rPr>
      </w:pPr>
      <w:bookmarkStart w:id="873" w:name="_Toc497485513"/>
      <w:bookmarkStart w:id="874" w:name="_Toc505587830"/>
      <w:bookmarkStart w:id="875" w:name="_Toc505588104"/>
      <w:bookmarkStart w:id="876" w:name="_Toc505588163"/>
      <w:bookmarkStart w:id="877" w:name="_Toc505588241"/>
      <w:bookmarkStart w:id="878" w:name="_Toc505593997"/>
      <w:bookmarkStart w:id="879" w:name="_Toc505594124"/>
      <w:bookmarkStart w:id="880" w:name="_Toc505594629"/>
      <w:bookmarkStart w:id="881" w:name="_Toc505594813"/>
      <w:bookmarkStart w:id="882" w:name="_Toc505595613"/>
      <w:bookmarkStart w:id="883" w:name="_Toc505595634"/>
      <w:bookmarkStart w:id="884" w:name="_Toc505595690"/>
      <w:bookmarkStart w:id="885" w:name="_Toc505595777"/>
      <w:bookmarkStart w:id="886" w:name="_Toc505596012"/>
      <w:bookmarkStart w:id="887" w:name="_Toc505596124"/>
      <w:bookmarkStart w:id="888" w:name="_Toc505596164"/>
      <w:bookmarkStart w:id="889" w:name="_Toc505596184"/>
      <w:bookmarkStart w:id="890" w:name="_Toc505596868"/>
      <w:bookmarkStart w:id="891" w:name="_Toc505597296"/>
      <w:bookmarkStart w:id="892" w:name="_Toc505599361"/>
      <w:bookmarkStart w:id="893" w:name="_Toc505599443"/>
      <w:bookmarkStart w:id="894" w:name="_Toc505599467"/>
      <w:bookmarkStart w:id="895" w:name="_Toc505599508"/>
      <w:bookmarkStart w:id="896" w:name="_Toc505599972"/>
      <w:bookmarkStart w:id="897" w:name="_Toc505599997"/>
      <w:ins w:id="898" w:author="ZNIBER Mohammed Elarabi" w:date="2017-12-18T22:26:00Z">
        <w:del w:id="899" w:author="Hasnaâ BARZALI" w:date="2018-01-17T16:43:00Z">
          <w:r w:rsidDel="00DA2949">
            <w:delText>Contrôles spécifiques</w:delTex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del>
      </w:ins>
    </w:p>
    <w:p w14:paraId="18FDCD66" w14:textId="6E56B817" w:rsidR="00296B31" w:rsidDel="00DA2949" w:rsidRDefault="00296B31" w:rsidP="00681EE8">
      <w:pPr>
        <w:pStyle w:val="Titre3"/>
        <w:keepLines w:val="0"/>
        <w:numPr>
          <w:ilvl w:val="2"/>
          <w:numId w:val="22"/>
        </w:numPr>
        <w:spacing w:before="120" w:after="120" w:line="240" w:lineRule="auto"/>
        <w:jc w:val="both"/>
        <w:rPr>
          <w:ins w:id="900" w:author="ZNIBER Mohammed Elarabi" w:date="2017-12-18T22:26:00Z"/>
          <w:del w:id="901" w:author="Hasnaâ BARZALI" w:date="2018-01-17T16:43:00Z"/>
        </w:rPr>
      </w:pPr>
      <w:bookmarkStart w:id="902" w:name="_Toc497485514"/>
      <w:bookmarkStart w:id="903" w:name="_Toc505587831"/>
      <w:bookmarkStart w:id="904" w:name="_Toc505588105"/>
      <w:bookmarkStart w:id="905" w:name="_Toc505588164"/>
      <w:bookmarkStart w:id="906" w:name="_Toc505588242"/>
      <w:bookmarkStart w:id="907" w:name="_Toc505593998"/>
      <w:bookmarkStart w:id="908" w:name="_Toc505594125"/>
      <w:bookmarkStart w:id="909" w:name="_Toc505594630"/>
      <w:bookmarkStart w:id="910" w:name="_Toc505594814"/>
      <w:bookmarkStart w:id="911" w:name="_Toc505595614"/>
      <w:bookmarkStart w:id="912" w:name="_Toc505595635"/>
      <w:bookmarkStart w:id="913" w:name="_Toc505595691"/>
      <w:bookmarkStart w:id="914" w:name="_Toc505595778"/>
      <w:bookmarkStart w:id="915" w:name="_Toc505596013"/>
      <w:bookmarkStart w:id="916" w:name="_Toc505596125"/>
      <w:bookmarkStart w:id="917" w:name="_Toc505596165"/>
      <w:bookmarkStart w:id="918" w:name="_Toc505596185"/>
      <w:bookmarkStart w:id="919" w:name="_Toc505596869"/>
      <w:bookmarkStart w:id="920" w:name="_Toc505597297"/>
      <w:bookmarkStart w:id="921" w:name="_Toc505599362"/>
      <w:bookmarkStart w:id="922" w:name="_Toc505599444"/>
      <w:bookmarkStart w:id="923" w:name="_Toc505599468"/>
      <w:bookmarkStart w:id="924" w:name="_Toc505599509"/>
      <w:bookmarkStart w:id="925" w:name="_Toc505599973"/>
      <w:bookmarkStart w:id="926" w:name="_Toc505599998"/>
      <w:ins w:id="927" w:author="ZNIBER Mohammed Elarabi" w:date="2017-12-18T22:26:00Z">
        <w:del w:id="928" w:author="Hasnaâ BARZALI" w:date="2018-01-17T16:43:00Z">
          <w:r w:rsidDel="00DA2949">
            <w:delText>Suivi des sociétés de gestion</w:delTex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del>
      </w:ins>
    </w:p>
    <w:p w14:paraId="5BBD91B4" w14:textId="0FE14CA9" w:rsidR="00296B31" w:rsidRPr="00960162" w:rsidDel="00DA2949" w:rsidRDefault="00296B31" w:rsidP="00296B31">
      <w:pPr>
        <w:rPr>
          <w:ins w:id="929" w:author="ZNIBER Mohammed Elarabi" w:date="2017-12-18T22:26:00Z"/>
          <w:del w:id="930" w:author="Hasnaâ BARZALI" w:date="2018-01-17T16:43:00Z"/>
          <w:rFonts w:cs="Arial"/>
        </w:rPr>
      </w:pPr>
      <w:ins w:id="931" w:author="ZNIBER Mohammed Elarabi" w:date="2017-12-18T22:26:00Z">
        <w:del w:id="932" w:author="Hasnaâ BARZALI" w:date="2018-01-17T16:43:00Z">
          <w:r w:rsidRPr="00960162" w:rsidDel="00DA2949">
            <w:rPr>
              <w:rFonts w:cs="Arial"/>
            </w:rPr>
            <w:delText>Le Contrôle Dépositaire complète régulièrement sa connaissance des sociétés de gestion par le biais :</w:delText>
          </w:r>
        </w:del>
      </w:ins>
    </w:p>
    <w:p w14:paraId="128B8374" w14:textId="51469E13" w:rsidR="00296B31" w:rsidRPr="00960162" w:rsidDel="00DA2949" w:rsidRDefault="00296B31" w:rsidP="00681EE8">
      <w:pPr>
        <w:pStyle w:val="Bullet1"/>
        <w:numPr>
          <w:ilvl w:val="0"/>
          <w:numId w:val="23"/>
        </w:numPr>
        <w:rPr>
          <w:ins w:id="933" w:author="ZNIBER Mohammed Elarabi" w:date="2017-12-18T22:26:00Z"/>
          <w:del w:id="934" w:author="Hasnaâ BARZALI" w:date="2018-01-17T16:43:00Z"/>
          <w:rFonts w:cs="Arial"/>
        </w:rPr>
      </w:pPr>
      <w:ins w:id="935" w:author="ZNIBER Mohammed Elarabi" w:date="2017-12-18T22:26:00Z">
        <w:del w:id="936" w:author="Hasnaâ BARZALI" w:date="2018-01-17T16:43:00Z">
          <w:r w:rsidRPr="00960162" w:rsidDel="00DA2949">
            <w:rPr>
              <w:rFonts w:cs="Arial"/>
            </w:rPr>
            <w:delText>du processus d’acceptation de la fonction dépositaire de nouveaux OPC,</w:delText>
          </w:r>
        </w:del>
      </w:ins>
    </w:p>
    <w:p w14:paraId="0D3EC38C" w14:textId="7A8594FA" w:rsidR="00296B31" w:rsidRPr="00960162" w:rsidDel="00DA2949" w:rsidRDefault="00296B31" w:rsidP="00681EE8">
      <w:pPr>
        <w:pStyle w:val="Bullet1"/>
        <w:numPr>
          <w:ilvl w:val="0"/>
          <w:numId w:val="23"/>
        </w:numPr>
        <w:rPr>
          <w:ins w:id="937" w:author="ZNIBER Mohammed Elarabi" w:date="2017-12-18T22:26:00Z"/>
          <w:del w:id="938" w:author="Hasnaâ BARZALI" w:date="2018-01-17T16:43:00Z"/>
          <w:rFonts w:cs="Arial"/>
        </w:rPr>
      </w:pPr>
      <w:ins w:id="939" w:author="ZNIBER Mohammed Elarabi" w:date="2017-12-18T22:26:00Z">
        <w:del w:id="940" w:author="Hasnaâ BARZALI" w:date="2018-01-17T16:43:00Z">
          <w:r w:rsidRPr="00960162" w:rsidDel="00DA2949">
            <w:rPr>
              <w:rFonts w:cs="Arial"/>
            </w:rPr>
            <w:delText>des audits</w:delText>
          </w:r>
          <w:r w:rsidDel="00DA2949">
            <w:rPr>
              <w:rFonts w:cs="Arial"/>
            </w:rPr>
            <w:delText xml:space="preserve"> AMMC</w:delText>
          </w:r>
          <w:r w:rsidRPr="00960162" w:rsidDel="00DA2949">
            <w:rPr>
              <w:rFonts w:cs="Arial"/>
            </w:rPr>
            <w:delText>,</w:delText>
          </w:r>
        </w:del>
      </w:ins>
    </w:p>
    <w:p w14:paraId="3BE0937F" w14:textId="71B12823" w:rsidR="00296B31" w:rsidRPr="00960162" w:rsidDel="00DA2949" w:rsidRDefault="00296B31" w:rsidP="00681EE8">
      <w:pPr>
        <w:pStyle w:val="Bullet1"/>
        <w:numPr>
          <w:ilvl w:val="0"/>
          <w:numId w:val="23"/>
        </w:numPr>
        <w:rPr>
          <w:ins w:id="941" w:author="ZNIBER Mohammed Elarabi" w:date="2017-12-18T22:26:00Z"/>
          <w:del w:id="942" w:author="Hasnaâ BARZALI" w:date="2018-01-17T16:43:00Z"/>
          <w:rFonts w:cs="Arial"/>
        </w:rPr>
      </w:pPr>
      <w:ins w:id="943" w:author="ZNIBER Mohammed Elarabi" w:date="2017-12-18T22:26:00Z">
        <w:del w:id="944" w:author="Hasnaâ BARZALI" w:date="2018-01-17T16:43:00Z">
          <w:r w:rsidRPr="00960162" w:rsidDel="00DA2949">
            <w:rPr>
              <w:rFonts w:cs="Arial"/>
            </w:rPr>
            <w:delText>des questionnaires ciblés,</w:delText>
          </w:r>
        </w:del>
      </w:ins>
    </w:p>
    <w:p w14:paraId="31874D79" w14:textId="0CBBF616" w:rsidR="00296B31" w:rsidRPr="00960162" w:rsidDel="00DA2949" w:rsidRDefault="00296B31" w:rsidP="00681EE8">
      <w:pPr>
        <w:pStyle w:val="Bullet1"/>
        <w:numPr>
          <w:ilvl w:val="0"/>
          <w:numId w:val="23"/>
        </w:numPr>
        <w:rPr>
          <w:ins w:id="945" w:author="ZNIBER Mohammed Elarabi" w:date="2017-12-18T22:26:00Z"/>
          <w:del w:id="946" w:author="Hasnaâ BARZALI" w:date="2018-01-17T16:43:00Z"/>
          <w:rFonts w:cs="Arial"/>
        </w:rPr>
      </w:pPr>
      <w:ins w:id="947" w:author="ZNIBER Mohammed Elarabi" w:date="2017-12-18T22:26:00Z">
        <w:del w:id="948" w:author="Hasnaâ BARZALI" w:date="2018-01-17T16:43:00Z">
          <w:r w:rsidRPr="00960162" w:rsidDel="00DA2949">
            <w:rPr>
              <w:rFonts w:cs="Arial"/>
            </w:rPr>
            <w:delText>des études thématiques,</w:delText>
          </w:r>
        </w:del>
      </w:ins>
    </w:p>
    <w:p w14:paraId="2EB3E8BC" w14:textId="21DC6962" w:rsidR="00296B31" w:rsidRPr="00960162" w:rsidDel="00DA2949" w:rsidRDefault="00296B31" w:rsidP="00681EE8">
      <w:pPr>
        <w:pStyle w:val="Bullet1"/>
        <w:numPr>
          <w:ilvl w:val="0"/>
          <w:numId w:val="23"/>
        </w:numPr>
        <w:rPr>
          <w:ins w:id="949" w:author="ZNIBER Mohammed Elarabi" w:date="2017-12-18T22:26:00Z"/>
          <w:del w:id="950" w:author="Hasnaâ BARZALI" w:date="2018-01-17T16:43:00Z"/>
          <w:rFonts w:cs="Arial"/>
        </w:rPr>
      </w:pPr>
      <w:ins w:id="951" w:author="ZNIBER Mohammed Elarabi" w:date="2017-12-18T22:26:00Z">
        <w:del w:id="952" w:author="Hasnaâ BARZALI" w:date="2018-01-17T16:43:00Z">
          <w:r w:rsidRPr="00960162" w:rsidDel="00DA2949">
            <w:rPr>
              <w:rFonts w:cs="Arial"/>
            </w:rPr>
            <w:delText>des analyses réglementaires avec les sociétés de gestion,</w:delText>
          </w:r>
        </w:del>
      </w:ins>
    </w:p>
    <w:p w14:paraId="46F43C9A" w14:textId="1FC3A1B4" w:rsidR="00296B31" w:rsidDel="00E50BE9" w:rsidRDefault="00296B31" w:rsidP="0085133F">
      <w:pPr>
        <w:rPr>
          <w:del w:id="953" w:author="Hasnaâ BARZALI" w:date="2018-01-17T16:43:00Z"/>
          <w:lang w:eastAsia="ja-JP"/>
        </w:rPr>
      </w:pPr>
    </w:p>
    <w:p w14:paraId="09EA8114" w14:textId="77777777" w:rsidR="00E50BE9" w:rsidRDefault="00E50BE9" w:rsidP="0085133F">
      <w:pPr>
        <w:rPr>
          <w:ins w:id="954" w:author="Hasnaâ BARZALI" w:date="2018-02-05T12:33:00Z"/>
          <w:lang w:eastAsia="ja-JP"/>
        </w:rPr>
      </w:pPr>
    </w:p>
    <w:p w14:paraId="0466901F" w14:textId="77777777" w:rsidR="00E50BE9" w:rsidRPr="00960162" w:rsidRDefault="00E50BE9" w:rsidP="0085133F">
      <w:pPr>
        <w:rPr>
          <w:ins w:id="955" w:author="Hasnaâ BARZALI" w:date="2018-02-05T12:33:00Z"/>
          <w:lang w:eastAsia="ja-JP"/>
        </w:rPr>
      </w:pPr>
    </w:p>
    <w:p w14:paraId="1D15CAD7" w14:textId="5C388288" w:rsidR="0077427A" w:rsidRPr="000973E3" w:rsidDel="0085133F" w:rsidRDefault="0077427A" w:rsidP="00E50BE9">
      <w:pPr>
        <w:rPr>
          <w:del w:id="956" w:author="Hasnaâ BARZALI" w:date="2018-02-05T12:32:00Z"/>
        </w:rPr>
      </w:pPr>
    </w:p>
    <w:p w14:paraId="681351ED" w14:textId="77777777" w:rsidR="0077427A" w:rsidRPr="000973E3" w:rsidRDefault="0077427A" w:rsidP="0085133F">
      <w:pPr>
        <w:pStyle w:val="T2"/>
        <w:numPr>
          <w:ilvl w:val="0"/>
          <w:numId w:val="0"/>
        </w:numPr>
        <w:ind w:left="574"/>
      </w:pPr>
      <w:bookmarkStart w:id="957" w:name="_Procédure_d’agrément_"/>
      <w:bookmarkEnd w:id="957"/>
    </w:p>
    <w:sectPr w:rsidR="0077427A" w:rsidRPr="000973E3" w:rsidSect="00D71363">
      <w:headerReference w:type="default" r:id="rId14"/>
      <w:footerReference w:type="default" r:id="rId15"/>
      <w:headerReference w:type="first" r:id="rId16"/>
      <w:pgSz w:w="11906" w:h="16838"/>
      <w:pgMar w:top="720" w:right="720" w:bottom="720" w:left="720" w:header="624" w:footer="62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2" w:author="Hasnaâ BARZALI" w:date="2018-02-05T10:02:00Z" w:initials="HB">
    <w:p w14:paraId="18784FF8" w14:textId="298BD6B7" w:rsidR="00EE6AF7" w:rsidRDefault="00EE6AF7">
      <w:pPr>
        <w:pStyle w:val="Commentaire"/>
      </w:pPr>
      <w:r>
        <w:rPr>
          <w:rStyle w:val="Marquedecommentaire"/>
        </w:rPr>
        <w:annotationRef/>
      </w:r>
      <w:r>
        <w:t>Suppression de cette définition vue que cette première version du guide concerne uniquement les OPCVM</w:t>
      </w:r>
    </w:p>
  </w:comment>
  <w:comment w:id="181" w:author="ZNIBER Mohammed Elarabi" w:date="2018-01-18T12:36:00Z" w:initials="ZME">
    <w:p w14:paraId="59FAFFA7" w14:textId="59937A7A" w:rsidR="00EE6AF7" w:rsidRDefault="00EE6AF7">
      <w:pPr>
        <w:pStyle w:val="Commentaire"/>
      </w:pPr>
      <w:r>
        <w:rPr>
          <w:rStyle w:val="Marquedecommentaire"/>
        </w:rPr>
        <w:annotationRef/>
      </w:r>
      <w:r>
        <w:rPr>
          <w:rFonts w:cs="Arial"/>
        </w:rPr>
        <w:t>Modifier la formulation reprise par le paragraphe 3.2.1 à savoir " L'établissement dépositaire ne peut en aucun cas utiliser</w:t>
      </w:r>
      <w:r>
        <w:rPr>
          <w:rFonts w:cs="Arial"/>
          <w:color w:val="0082BF"/>
        </w:rPr>
        <w:t> </w:t>
      </w:r>
      <w:r>
        <w:rPr>
          <w:rFonts w:cs="Arial"/>
        </w:rPr>
        <w:t xml:space="preserve">les Titres ou les </w:t>
      </w:r>
      <w:r>
        <w:rPr>
          <w:rFonts w:cs="Arial"/>
          <w:color w:val="0000FF"/>
        </w:rPr>
        <w:t xml:space="preserve">fonds </w:t>
      </w:r>
      <w:r>
        <w:rPr>
          <w:rFonts w:cs="Arial"/>
        </w:rPr>
        <w:t>de l’OPCVM pour ses fins propres" par " L'établissement dépositaire ne peut en aucun cas débiter le compte titres ou le compte espèces de l’OPCVM sans son consentement". Notons que tous les fonds déposés chez une banque déversent dans la trésorerie de cette dernière et sont utilisés en son nom propre. C'est une des missions fondamentales des banques.</w:t>
      </w:r>
      <w:r>
        <w:br/>
      </w:r>
      <w:r>
        <w:rPr>
          <w:rFonts w:cs="Arial"/>
        </w:rPr>
        <w:t>Garder la formulation en l'état serait en contradiction avec l'activité des dépositaires "banques".</w:t>
      </w:r>
    </w:p>
  </w:comment>
  <w:comment w:id="183" w:author="ZNIBER Mohammed Elarabi" w:date="2018-01-18T12:36:00Z" w:initials="ZME">
    <w:p w14:paraId="206C0E6A" w14:textId="0C791BB0" w:rsidR="00EE6AF7" w:rsidRDefault="00EE6AF7">
      <w:pPr>
        <w:pStyle w:val="Commentaire"/>
      </w:pPr>
      <w:r>
        <w:rPr>
          <w:rStyle w:val="Marquedecommentaire"/>
        </w:rPr>
        <w:annotationRef/>
      </w:r>
      <w:r>
        <w:rPr>
          <w:rFonts w:cs="Arial"/>
        </w:rPr>
        <w:t>- Au paragraphe 3.2.1 il est indiqué  également, que pour la conservation des actifs investis à l'étranger, le dépositaire doit ouvrir un compte auprès d'un teneur de compte "établi dans le pays dans lequel le placement est réalisé...", aujourd'hui les dépositaires n'ont pas besoin d'ouvrir des comptes dans tous les pays ou l'investissement des OPCVM est autorisé, ça serait une source de charges et de surcoûts.</w:t>
      </w:r>
      <w:r>
        <w:br/>
      </w:r>
      <w:r>
        <w:rPr>
          <w:rFonts w:cs="Arial"/>
        </w:rPr>
        <w:t>Le dépositaire devrait ouvrir un compte chez un global custodian (pas nécessairement établi dans le pays concerné par l'investissement) qui peut intervenir sur le marché où le placement est réalisé.</w:t>
      </w:r>
    </w:p>
  </w:comment>
  <w:comment w:id="184" w:author="Hasnaâ BARZALI" w:date="2018-02-05T10:03:00Z" w:initials="HB">
    <w:p w14:paraId="1810D123" w14:textId="3390B46E" w:rsidR="00EE6AF7" w:rsidRPr="0006403B" w:rsidRDefault="00EE6AF7" w:rsidP="0006403B">
      <w:pPr>
        <w:pStyle w:val="Default"/>
      </w:pPr>
      <w:r>
        <w:rPr>
          <w:rStyle w:val="Marquedecommentaire"/>
        </w:rPr>
        <w:annotationRef/>
      </w:r>
      <w:r>
        <w:t>Il s’agit d’un extrait de la circulaire  de l’AMMC.</w:t>
      </w:r>
    </w:p>
    <w:p w14:paraId="5833DC31" w14:textId="77777777" w:rsidR="00EE6AF7" w:rsidRPr="0006403B" w:rsidRDefault="00EE6AF7" w:rsidP="0006403B">
      <w:pPr>
        <w:autoSpaceDE w:val="0"/>
        <w:autoSpaceDN w:val="0"/>
        <w:adjustRightInd w:val="0"/>
        <w:spacing w:after="0" w:line="240" w:lineRule="auto"/>
        <w:rPr>
          <w:rFonts w:ascii="Baskerville Old Face" w:hAnsi="Baskerville Old Face" w:cs="Baskerville Old Face"/>
          <w:color w:val="000000"/>
          <w:sz w:val="23"/>
          <w:szCs w:val="23"/>
        </w:rPr>
      </w:pPr>
      <w:r w:rsidRPr="0006403B">
        <w:rPr>
          <w:rFonts w:ascii="Baskerville Old Face" w:hAnsi="Baskerville Old Face" w:cs="Baskerville Old Face"/>
          <w:color w:val="000000"/>
          <w:sz w:val="23"/>
          <w:szCs w:val="23"/>
        </w:rPr>
        <w:t xml:space="preserve">Article II.2.53 </w:t>
      </w:r>
    </w:p>
    <w:p w14:paraId="6A733563" w14:textId="25575548" w:rsidR="00EE6AF7" w:rsidRDefault="00EE6AF7">
      <w:pPr>
        <w:pStyle w:val="Commentaire"/>
      </w:pPr>
    </w:p>
  </w:comment>
  <w:comment w:id="227" w:author="Hasnaâ BARZALI" w:date="2018-01-18T12:36:00Z" w:initials="HB">
    <w:p w14:paraId="7DC08792" w14:textId="77777777" w:rsidR="00EE6AF7" w:rsidRDefault="00EE6AF7" w:rsidP="00BF0414">
      <w:pPr>
        <w:pStyle w:val="Commentaire"/>
      </w:pPr>
      <w:r>
        <w:rPr>
          <w:rStyle w:val="Marquedecommentaire"/>
        </w:rPr>
        <w:annotationRef/>
      </w:r>
      <w:r>
        <w:t>C’est le dépositaire qui certifie l’inventaire des actifs et non pas la SDG.</w:t>
      </w:r>
    </w:p>
    <w:p w14:paraId="3E9318B1" w14:textId="7AD71CE1" w:rsidR="00EE6AF7" w:rsidRDefault="00EE6AF7" w:rsidP="00BF0414">
      <w:pPr>
        <w:pStyle w:val="Commentaire"/>
      </w:pPr>
      <w:r>
        <w:t>Ce paragraphe est extrait de la circulaire.</w:t>
      </w:r>
    </w:p>
  </w:comment>
  <w:comment w:id="228" w:author="ZNIBER Mohammed Elarabi" w:date="2018-02-28T10:14:00Z" w:initials="ZME">
    <w:p w14:paraId="1614774F" w14:textId="5573FDD8" w:rsidR="00EE6AF7" w:rsidRDefault="00EE6AF7">
      <w:pPr>
        <w:pStyle w:val="Commentaire"/>
      </w:pPr>
      <w:r>
        <w:rPr>
          <w:rStyle w:val="Marquedecommentaire"/>
        </w:rPr>
        <w:annotationRef/>
      </w:r>
      <w:r>
        <w:t>OK</w:t>
      </w:r>
    </w:p>
  </w:comment>
  <w:comment w:id="234" w:author="ZNIBER Mohammed Elarabi" w:date="2018-01-18T12:36:00Z" w:initials="ZME">
    <w:p w14:paraId="73B45C2C" w14:textId="26ACFAD9" w:rsidR="00EE6AF7" w:rsidRDefault="00EE6AF7">
      <w:pPr>
        <w:pStyle w:val="Commentaire"/>
      </w:pPr>
      <w:r>
        <w:rPr>
          <w:rStyle w:val="Marquedecommentaire"/>
        </w:rPr>
        <w:annotationRef/>
      </w:r>
      <w:r>
        <w:rPr>
          <w:rFonts w:cs="Arial"/>
        </w:rPr>
        <w:t>- Au paragraphe 3.2.4, il est dit que le dépositaire doit informer par écrit la société de gestion de toutes les OST des titres détenus par l'OPCVM. Nous proposons que l'exception soit faite pour les OST relatives aux paiements des intérêts et des dividendes qui sont réglés d'office sur le compte de l'OPCVM.</w:t>
      </w:r>
      <w:r>
        <w:br/>
      </w:r>
    </w:p>
  </w:comment>
  <w:comment w:id="235" w:author="Hasnaâ BARZALI" w:date="2018-02-05T09:46:00Z" w:initials="HB">
    <w:p w14:paraId="7CCFBD8B" w14:textId="7FDEA4D1" w:rsidR="00EE6AF7" w:rsidRDefault="00EE6AF7">
      <w:pPr>
        <w:pStyle w:val="Commentaire"/>
      </w:pPr>
      <w:r>
        <w:rPr>
          <w:rStyle w:val="Marquedecommentaire"/>
        </w:rPr>
        <w:annotationRef/>
      </w:r>
      <w:r>
        <w:t xml:space="preserve">Le dépositaire d’OPCVM doit informer par écrit la SDG de toutes les OST détenus par l’OPCVM y compris celle relatives aux distributions de dividendes, paiement d’intérêts et remboursement de capita. </w:t>
      </w:r>
    </w:p>
  </w:comment>
  <w:comment w:id="244" w:author="Hasnaâ BARZALI" w:date="2018-01-18T12:36:00Z" w:initials="HB">
    <w:p w14:paraId="758304E8" w14:textId="4518F046" w:rsidR="00EE6AF7" w:rsidRDefault="00EE6AF7">
      <w:pPr>
        <w:pStyle w:val="Commentaire"/>
      </w:pPr>
      <w:r>
        <w:rPr>
          <w:rStyle w:val="Marquedecommentaire"/>
        </w:rPr>
        <w:annotationRef/>
      </w:r>
      <w:r>
        <w:t>Les délais horaires peuvent être convenus dans  le cadre d’un contrat de service entre l’établissement dépositaire et la SDG</w:t>
      </w:r>
    </w:p>
  </w:comment>
  <w:comment w:id="243" w:author="ZNIBER Mohammed Elarabi" w:date="2018-01-18T12:36:00Z" w:initials="ZME">
    <w:p w14:paraId="0DFB7169" w14:textId="11D2B3A1" w:rsidR="00EE6AF7" w:rsidRDefault="00EE6AF7">
      <w:pPr>
        <w:pStyle w:val="Commentaire"/>
      </w:pPr>
      <w:r>
        <w:rPr>
          <w:rStyle w:val="Marquedecommentaire"/>
        </w:rPr>
        <w:annotationRef/>
      </w:r>
      <w:r>
        <w:rPr>
          <w:rFonts w:cs="Arial"/>
        </w:rPr>
        <w:t>-Il est aussi indiqué au paragraphe 3.2.4 que la société de gestion doit informer le dépositaire de l'exécution de l'ordre d'achat ou de vente de titres étrangers au plus tard à la fin de la journée de l'exécution sans précision de l'heure. Notons que pour ces opérations il y a lieu de tenir compte des délais propres à chaque marché et du décalage horaire entre les pays. Nous pensons que la société de gestion devrait remettre ses instructions relatives aux opérations sur l'étranger dans un délai permettant au dépositaire de les régler ou livrer par l'intermédiaire de son global custodian (un minimum de 24 h est requis).</w:t>
      </w:r>
    </w:p>
  </w:comment>
  <w:comment w:id="358" w:author="Hasnaâ BARZALI" w:date="2018-01-18T12:36:00Z" w:initials="HB">
    <w:p w14:paraId="1E1491F8" w14:textId="0632B5AA" w:rsidR="00EE6AF7" w:rsidRDefault="00EE6AF7">
      <w:pPr>
        <w:pStyle w:val="Commentaire"/>
      </w:pPr>
      <w:r>
        <w:rPr>
          <w:rStyle w:val="Marquedecommentaire"/>
        </w:rPr>
        <w:annotationRef/>
      </w:r>
      <w:r>
        <w:t>La SDG est aussi une source d’information</w:t>
      </w:r>
    </w:p>
  </w:comment>
  <w:comment w:id="448" w:author="Hasnaâ BARZALI" w:date="2018-02-05T09:49:00Z" w:initials="HB">
    <w:p w14:paraId="56107204" w14:textId="34D54443" w:rsidR="00EE6AF7" w:rsidRDefault="00EE6AF7">
      <w:pPr>
        <w:pStyle w:val="Commentaire"/>
      </w:pPr>
      <w:r>
        <w:rPr>
          <w:rStyle w:val="Marquedecommentaire"/>
        </w:rPr>
        <w:annotationRef/>
      </w:r>
      <w:r>
        <w:t>Les codes SESAM ne doivent pas figurer au niveau du Guide.</w:t>
      </w:r>
    </w:p>
  </w:comment>
  <w:comment w:id="466" w:author="melmerghadi" w:date="2018-01-18T12:36:00Z" w:initials="m">
    <w:p w14:paraId="5EE826FE" w14:textId="74380FC0" w:rsidR="00EE6AF7" w:rsidRDefault="00EE6AF7" w:rsidP="00E06C9E">
      <w:r>
        <w:rPr>
          <w:rStyle w:val="Marquedecommentaire"/>
        </w:rPr>
        <w:annotationRef/>
      </w:r>
      <w:r>
        <w:t>A supprimer. En effet selon l’arrêté 2542-13 :</w:t>
      </w:r>
    </w:p>
    <w:p w14:paraId="1EC3CF55" w14:textId="25C126E6" w:rsidR="00EE6AF7" w:rsidRPr="00E06C9E" w:rsidRDefault="00EE6AF7" w:rsidP="00E06C9E">
      <w:pPr>
        <w:rPr>
          <w:rFonts w:eastAsia="Times New Roman" w:cs="Arial"/>
          <w:color w:val="auto"/>
          <w:sz w:val="38"/>
          <w:szCs w:val="38"/>
          <w:lang w:eastAsia="fr-FR"/>
        </w:rPr>
      </w:pPr>
      <w:r>
        <w:t xml:space="preserve"> « </w:t>
      </w:r>
      <w:r w:rsidRPr="00E06C9E">
        <w:rPr>
          <w:rFonts w:eastAsia="Times New Roman" w:cs="Arial"/>
          <w:color w:val="auto"/>
          <w:sz w:val="38"/>
          <w:szCs w:val="38"/>
          <w:lang w:eastAsia="fr-FR"/>
        </w:rPr>
        <w:t>La</w:t>
      </w:r>
      <w:r>
        <w:rPr>
          <w:rFonts w:eastAsia="Times New Roman" w:cs="Arial"/>
          <w:color w:val="auto"/>
          <w:sz w:val="38"/>
          <w:szCs w:val="38"/>
          <w:lang w:eastAsia="fr-FR"/>
        </w:rPr>
        <w:t xml:space="preserve"> </w:t>
      </w:r>
      <w:r w:rsidRPr="00E06C9E">
        <w:rPr>
          <w:rFonts w:eastAsia="Times New Roman" w:cs="Arial"/>
          <w:color w:val="auto"/>
          <w:sz w:val="38"/>
          <w:szCs w:val="38"/>
          <w:lang w:eastAsia="fr-FR"/>
        </w:rPr>
        <w:t xml:space="preserve">somme des encours des dettes représentatives des opérations de </w:t>
      </w:r>
      <w:r>
        <w:rPr>
          <w:rFonts w:eastAsia="Times New Roman" w:cs="Arial"/>
          <w:color w:val="auto"/>
          <w:sz w:val="38"/>
          <w:szCs w:val="38"/>
          <w:lang w:eastAsia="fr-FR"/>
        </w:rPr>
        <w:t>pe</w:t>
      </w:r>
      <w:r w:rsidRPr="00E06C9E">
        <w:rPr>
          <w:rFonts w:eastAsia="Times New Roman" w:cs="Arial"/>
          <w:color w:val="auto"/>
          <w:sz w:val="38"/>
          <w:szCs w:val="38"/>
          <w:lang w:eastAsia="fr-FR"/>
        </w:rPr>
        <w:t xml:space="preserve">nsion, des encours des dettes </w:t>
      </w:r>
    </w:p>
    <w:p w14:paraId="7EC27587" w14:textId="7DFDF9A0" w:rsidR="00EE6AF7" w:rsidRPr="00E06C9E" w:rsidRDefault="00EE6AF7" w:rsidP="00E06C9E">
      <w:pPr>
        <w:spacing w:after="0" w:line="240" w:lineRule="auto"/>
        <w:rPr>
          <w:rFonts w:eastAsia="Times New Roman" w:cs="Arial"/>
          <w:color w:val="auto"/>
          <w:sz w:val="38"/>
          <w:szCs w:val="38"/>
          <w:lang w:eastAsia="fr-FR"/>
        </w:rPr>
      </w:pPr>
      <w:r>
        <w:rPr>
          <w:rFonts w:eastAsia="Times New Roman" w:cs="Arial"/>
          <w:color w:val="auto"/>
          <w:sz w:val="38"/>
          <w:szCs w:val="38"/>
          <w:lang w:eastAsia="fr-FR"/>
        </w:rPr>
        <w:t>r</w:t>
      </w:r>
      <w:r w:rsidRPr="00E06C9E">
        <w:rPr>
          <w:rFonts w:eastAsia="Times New Roman" w:cs="Arial"/>
          <w:color w:val="auto"/>
          <w:sz w:val="38"/>
          <w:szCs w:val="38"/>
          <w:lang w:eastAsia="fr-FR"/>
        </w:rPr>
        <w:t>eprésentatives des titres empruntés et es emprunts d’espèces ne doit pas dépasser la limite de dix pour cent (10%) précitée.</w:t>
      </w:r>
      <w:r>
        <w:rPr>
          <w:rFonts w:eastAsia="Times New Roman" w:cs="Arial"/>
          <w:color w:val="auto"/>
          <w:sz w:val="38"/>
          <w:szCs w:val="38"/>
          <w:lang w:eastAsia="fr-FR"/>
        </w:rPr>
        <w:t> »</w:t>
      </w:r>
    </w:p>
    <w:p w14:paraId="7EB5AB9D" w14:textId="420B1CDD" w:rsidR="00EE6AF7" w:rsidRDefault="00EE6AF7">
      <w:pPr>
        <w:pStyle w:val="Commentaire"/>
      </w:pPr>
    </w:p>
  </w:comment>
  <w:comment w:id="599" w:author="melmerghadi" w:date="2018-01-18T12:36:00Z" w:initials="m">
    <w:p w14:paraId="6D4998AC" w14:textId="55DDFC72" w:rsidR="00EE6AF7" w:rsidRPr="00826716" w:rsidRDefault="00EE6AF7" w:rsidP="00826716">
      <w:pPr>
        <w:rPr>
          <w:rFonts w:eastAsia="Times New Roman" w:cs="Arial"/>
          <w:color w:val="auto"/>
          <w:sz w:val="38"/>
          <w:szCs w:val="38"/>
          <w:lang w:eastAsia="fr-FR"/>
        </w:rPr>
      </w:pPr>
      <w:r>
        <w:rPr>
          <w:rStyle w:val="Marquedecommentaire"/>
        </w:rPr>
        <w:annotationRef/>
      </w:r>
      <w:r>
        <w:t>A supprimer. En effet selon l’arrêté 2541-13 « </w:t>
      </w:r>
      <w:r w:rsidRPr="00826716">
        <w:rPr>
          <w:rFonts w:eastAsia="Times New Roman" w:cs="Arial"/>
          <w:color w:val="auto"/>
          <w:sz w:val="38"/>
          <w:szCs w:val="38"/>
          <w:lang w:eastAsia="fr-FR"/>
        </w:rPr>
        <w:t xml:space="preserve">Un OPCVM peut également effectuer des opérations de prêt de titres dans </w:t>
      </w:r>
      <w:r>
        <w:rPr>
          <w:rFonts w:eastAsia="Times New Roman" w:cs="Arial"/>
          <w:color w:val="auto"/>
          <w:sz w:val="38"/>
          <w:szCs w:val="38"/>
          <w:lang w:eastAsia="fr-FR"/>
        </w:rPr>
        <w:t xml:space="preserve"> </w:t>
      </w:r>
      <w:r w:rsidRPr="00826716">
        <w:rPr>
          <w:rFonts w:eastAsia="Times New Roman" w:cs="Arial"/>
          <w:color w:val="auto"/>
          <w:sz w:val="38"/>
          <w:szCs w:val="38"/>
          <w:lang w:eastAsia="fr-FR"/>
        </w:rPr>
        <w:t>une limit</w:t>
      </w:r>
      <w:r>
        <w:rPr>
          <w:rFonts w:eastAsia="Times New Roman" w:cs="Arial"/>
          <w:color w:val="auto"/>
          <w:sz w:val="38"/>
          <w:szCs w:val="38"/>
          <w:lang w:eastAsia="fr-FR"/>
        </w:rPr>
        <w:t xml:space="preserve">e de dix pour cent (10%) de ses </w:t>
      </w:r>
      <w:r w:rsidRPr="00826716">
        <w:rPr>
          <w:rFonts w:eastAsia="Times New Roman" w:cs="Arial"/>
          <w:color w:val="auto"/>
          <w:sz w:val="38"/>
          <w:szCs w:val="38"/>
          <w:lang w:eastAsia="fr-FR"/>
        </w:rPr>
        <w:t>actifs.</w:t>
      </w:r>
      <w:r>
        <w:rPr>
          <w:rFonts w:eastAsia="Times New Roman" w:cs="Arial"/>
          <w:color w:val="auto"/>
          <w:sz w:val="38"/>
          <w:szCs w:val="38"/>
          <w:lang w:eastAsia="fr-FR"/>
        </w:rPr>
        <w:t> ».</w:t>
      </w:r>
    </w:p>
    <w:p w14:paraId="02C23E07" w14:textId="230D86C8" w:rsidR="00EE6AF7" w:rsidRDefault="00EE6AF7">
      <w:pPr>
        <w:pStyle w:val="Commentaire"/>
      </w:pPr>
    </w:p>
  </w:comment>
  <w:comment w:id="652" w:author="ZNIBER Mohammed Elarabi" w:date="2018-02-28T11:41:00Z" w:initials="ZME">
    <w:p w14:paraId="1E33D52F" w14:textId="77777777" w:rsidR="00EE6AF7" w:rsidRDefault="00EE6AF7">
      <w:pPr>
        <w:pStyle w:val="Commentaire"/>
      </w:pPr>
      <w:r>
        <w:rPr>
          <w:rStyle w:val="Marquedecommentaire"/>
        </w:rPr>
        <w:annotationRef/>
      </w:r>
      <w:r>
        <w:t xml:space="preserve">N.B : </w:t>
      </w:r>
    </w:p>
    <w:p w14:paraId="22A310E3" w14:textId="20F809F9" w:rsidR="00EE6AF7" w:rsidRDefault="00EE6AF7" w:rsidP="00065448">
      <w:pPr>
        <w:pStyle w:val="Commentaire"/>
      </w:pPr>
      <w:r>
        <w:t xml:space="preserve">Se conformer au modèle d’inventaire en vigueur en maintenant les </w:t>
      </w:r>
      <w:r w:rsidRPr="00065448">
        <w:rPr>
          <w:u w:val="single"/>
        </w:rPr>
        <w:t>titres prêtés</w:t>
      </w:r>
      <w:r>
        <w:t xml:space="preserve"> dans le portefeuille des OPCVM.</w:t>
      </w:r>
    </w:p>
    <w:p w14:paraId="07197BEB" w14:textId="3461AFD3" w:rsidR="00EE6AF7" w:rsidRDefault="00EE6AF7">
      <w:pPr>
        <w:pStyle w:val="Commentaire"/>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784FF8" w15:done="0"/>
  <w15:commentEx w15:paraId="59FAFFA7" w15:done="0"/>
  <w15:commentEx w15:paraId="206C0E6A" w15:done="0"/>
  <w15:commentEx w15:paraId="6A733563" w15:done="0"/>
  <w15:commentEx w15:paraId="3E9318B1" w15:done="0"/>
  <w15:commentEx w15:paraId="1614774F" w15:paraIdParent="3E9318B1" w15:done="0"/>
  <w15:commentEx w15:paraId="73B45C2C" w15:done="0"/>
  <w15:commentEx w15:paraId="7CCFBD8B" w15:done="0"/>
  <w15:commentEx w15:paraId="758304E8" w15:done="0"/>
  <w15:commentEx w15:paraId="0DFB7169" w15:done="0"/>
  <w15:commentEx w15:paraId="1E1491F8" w15:done="0"/>
  <w15:commentEx w15:paraId="56107204" w15:done="0"/>
  <w15:commentEx w15:paraId="7EB5AB9D" w15:done="0"/>
  <w15:commentEx w15:paraId="02C23E07" w15:done="0"/>
  <w15:commentEx w15:paraId="07197B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2286A" w14:textId="77777777" w:rsidR="00557B66" w:rsidRDefault="00557B66" w:rsidP="007E5C92">
      <w:pPr>
        <w:spacing w:after="0" w:line="240" w:lineRule="auto"/>
      </w:pPr>
      <w:r>
        <w:separator/>
      </w:r>
    </w:p>
  </w:endnote>
  <w:endnote w:type="continuationSeparator" w:id="0">
    <w:p w14:paraId="3556A4F2" w14:textId="77777777" w:rsidR="00557B66" w:rsidRDefault="00557B66" w:rsidP="007E5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Futura Condensed">
    <w:altName w:val="Arial"/>
    <w:panose1 w:val="00000000000000000000"/>
    <w:charset w:val="00"/>
    <w:family w:val="modern"/>
    <w:notTrueType/>
    <w:pitch w:val="variable"/>
    <w:sig w:usb0="00000001" w:usb1="40000048" w:usb2="00000000" w:usb3="00000000" w:csb0="00000111" w:csb1="00000000"/>
  </w:font>
  <w:font w:name="Futura Light">
    <w:altName w:val="Futura Light"/>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977024249"/>
      <w:docPartObj>
        <w:docPartGallery w:val="Page Numbers (Bottom of Page)"/>
        <w:docPartUnique/>
      </w:docPartObj>
    </w:sdtPr>
    <w:sdtEndPr>
      <w:rPr>
        <w:sz w:val="22"/>
        <w:szCs w:val="22"/>
      </w:rPr>
    </w:sdtEndPr>
    <w:sdtContent>
      <w:p w14:paraId="7BFC5923" w14:textId="77777777" w:rsidR="00EE6AF7" w:rsidRPr="00820533" w:rsidRDefault="00EE6AF7" w:rsidP="0071746B">
        <w:pPr>
          <w:pStyle w:val="Pieddepage"/>
          <w:jc w:val="right"/>
          <w:rPr>
            <w:sz w:val="22"/>
            <w:szCs w:val="22"/>
          </w:rPr>
        </w:pPr>
        <w:r w:rsidRPr="00820533">
          <w:rPr>
            <w:color w:val="365F91" w:themeColor="accent1" w:themeShade="BF"/>
            <w:sz w:val="20"/>
            <w:szCs w:val="20"/>
          </w:rPr>
          <w:t xml:space="preserve">Guide de l’établissement dépositaire d’OPCVM                                                                                                            </w:t>
        </w:r>
        <w:r w:rsidRPr="00820533">
          <w:rPr>
            <w:sz w:val="22"/>
            <w:szCs w:val="22"/>
          </w:rPr>
          <w:fldChar w:fldCharType="begin"/>
        </w:r>
        <w:r w:rsidRPr="00820533">
          <w:rPr>
            <w:sz w:val="22"/>
            <w:szCs w:val="22"/>
          </w:rPr>
          <w:instrText>PAGE   \* MERGEFORMAT</w:instrText>
        </w:r>
        <w:r w:rsidRPr="00820533">
          <w:rPr>
            <w:sz w:val="22"/>
            <w:szCs w:val="22"/>
          </w:rPr>
          <w:fldChar w:fldCharType="separate"/>
        </w:r>
        <w:r w:rsidR="000B51FF" w:rsidRPr="000B51FF">
          <w:rPr>
            <w:noProof/>
          </w:rPr>
          <w:t>13</w:t>
        </w:r>
        <w:r w:rsidRPr="00820533">
          <w:rPr>
            <w:sz w:val="22"/>
            <w:szCs w:val="22"/>
          </w:rPr>
          <w:fldChar w:fldCharType="end"/>
        </w:r>
      </w:p>
    </w:sdtContent>
  </w:sdt>
  <w:p w14:paraId="1AF48635" w14:textId="77777777" w:rsidR="00EE6AF7" w:rsidRDefault="00EE6AF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E9E6D" w14:textId="77777777" w:rsidR="00557B66" w:rsidRDefault="00557B66" w:rsidP="007E5C92">
      <w:pPr>
        <w:spacing w:after="0" w:line="240" w:lineRule="auto"/>
      </w:pPr>
      <w:r>
        <w:separator/>
      </w:r>
    </w:p>
  </w:footnote>
  <w:footnote w:type="continuationSeparator" w:id="0">
    <w:p w14:paraId="07E8BA54" w14:textId="77777777" w:rsidR="00557B66" w:rsidRDefault="00557B66" w:rsidP="007E5C92">
      <w:pPr>
        <w:spacing w:after="0" w:line="240" w:lineRule="auto"/>
      </w:pPr>
      <w:r>
        <w:continuationSeparator/>
      </w:r>
    </w:p>
  </w:footnote>
  <w:footnote w:id="1">
    <w:p w14:paraId="5B931441" w14:textId="55F0ADF8" w:rsidR="00EE6AF7" w:rsidRPr="002F2681" w:rsidRDefault="00EE6AF7" w:rsidP="00BB3BB5">
      <w:pPr>
        <w:pStyle w:val="Notedebasdepage"/>
        <w:spacing w:before="0"/>
        <w:ind w:left="0"/>
        <w:jc w:val="left"/>
        <w:rPr>
          <w:rFonts w:ascii="Arial" w:hAnsi="Arial" w:cs="Arial"/>
        </w:rPr>
      </w:pPr>
      <w:r w:rsidRPr="002F2681">
        <w:rPr>
          <w:rStyle w:val="Appelnotedebasdep"/>
          <w:rFonts w:ascii="Arial" w:hAnsi="Arial" w:cs="Arial"/>
          <w:sz w:val="16"/>
          <w:szCs w:val="16"/>
        </w:rPr>
        <w:footnoteRef/>
      </w:r>
      <w:r w:rsidRPr="002F2681">
        <w:rPr>
          <w:rFonts w:ascii="Arial" w:hAnsi="Arial" w:cs="Arial"/>
          <w:sz w:val="16"/>
          <w:szCs w:val="16"/>
        </w:rPr>
        <w:t xml:space="preserve"> Dernier</w:t>
      </w:r>
      <w:ins w:id="624" w:author="Hasnaâ BARZALI" w:date="2018-01-18T12:16:00Z">
        <w:r>
          <w:rPr>
            <w:rFonts w:ascii="Arial" w:hAnsi="Arial" w:cs="Arial"/>
            <w:sz w:val="16"/>
            <w:szCs w:val="16"/>
          </w:rPr>
          <w:t xml:space="preserve"> VL </w:t>
        </w:r>
      </w:ins>
      <w:ins w:id="625" w:author="Hasnaâ BARZALI" w:date="2018-01-18T12:17:00Z">
        <w:r>
          <w:rPr>
            <w:rFonts w:ascii="Arial" w:hAnsi="Arial" w:cs="Arial"/>
            <w:sz w:val="16"/>
            <w:szCs w:val="16"/>
          </w:rPr>
          <w:t>hebdomadaire</w:t>
        </w:r>
      </w:ins>
      <w:ins w:id="626" w:author="Hasnaâ BARZALI" w:date="2018-01-18T12:16:00Z">
        <w:r>
          <w:rPr>
            <w:rFonts w:ascii="Arial" w:hAnsi="Arial" w:cs="Arial"/>
            <w:sz w:val="16"/>
            <w:szCs w:val="16"/>
          </w:rPr>
          <w:t xml:space="preserve"> du mois </w:t>
        </w:r>
      </w:ins>
      <w:r w:rsidRPr="002F2681">
        <w:rPr>
          <w:rFonts w:ascii="Arial" w:hAnsi="Arial" w:cs="Arial"/>
          <w:sz w:val="16"/>
          <w:szCs w:val="16"/>
        </w:rPr>
        <w:t xml:space="preserve"> </w:t>
      </w:r>
      <w:del w:id="627" w:author="Hasnaâ BARZALI" w:date="2018-01-18T12:17:00Z">
        <w:r w:rsidRPr="002F2681" w:rsidDel="0096166D">
          <w:rPr>
            <w:rFonts w:ascii="Arial" w:hAnsi="Arial" w:cs="Arial"/>
            <w:sz w:val="16"/>
            <w:szCs w:val="16"/>
          </w:rPr>
          <w:delText xml:space="preserve">vendredi </w:delText>
        </w:r>
      </w:del>
      <w:r w:rsidRPr="002F2681">
        <w:rPr>
          <w:rFonts w:ascii="Arial" w:hAnsi="Arial" w:cs="Arial"/>
          <w:sz w:val="16"/>
          <w:szCs w:val="16"/>
        </w:rPr>
        <w:t xml:space="preserve">pour les OPCVM à valeur liquidative hebdomadaire et </w:t>
      </w:r>
      <w:ins w:id="628" w:author="Hasnaâ BARZALI" w:date="2018-01-18T12:17:00Z">
        <w:r>
          <w:rPr>
            <w:rFonts w:ascii="Arial" w:hAnsi="Arial" w:cs="Arial"/>
            <w:sz w:val="16"/>
            <w:szCs w:val="16"/>
          </w:rPr>
          <w:t xml:space="preserve">ainsi que ceux à </w:t>
        </w:r>
      </w:ins>
      <w:del w:id="629" w:author="Hasnaâ BARZALI" w:date="2018-01-18T12:17:00Z">
        <w:r w:rsidRPr="002F2681" w:rsidDel="0096166D">
          <w:rPr>
            <w:rFonts w:ascii="Arial" w:hAnsi="Arial" w:cs="Arial"/>
            <w:sz w:val="16"/>
            <w:szCs w:val="16"/>
          </w:rPr>
          <w:delText xml:space="preserve">dernier jour ouvré pour les OPCVM à </w:delText>
        </w:r>
      </w:del>
      <w:r w:rsidRPr="002F2681">
        <w:rPr>
          <w:rFonts w:ascii="Arial" w:hAnsi="Arial" w:cs="Arial"/>
          <w:sz w:val="16"/>
          <w:szCs w:val="16"/>
        </w:rPr>
        <w:t>valeur liquidative quotidienne.</w:t>
      </w:r>
    </w:p>
  </w:footnote>
  <w:footnote w:id="2">
    <w:p w14:paraId="347CEA37" w14:textId="77777777" w:rsidR="00EE6AF7" w:rsidRDefault="00EE6AF7" w:rsidP="00BB3BB5">
      <w:pPr>
        <w:pStyle w:val="Notedebasdepage"/>
        <w:spacing w:before="0"/>
        <w:ind w:left="0"/>
        <w:jc w:val="left"/>
      </w:pPr>
      <w:r w:rsidRPr="002F2681">
        <w:rPr>
          <w:rStyle w:val="Appelnotedebasdep"/>
          <w:rFonts w:ascii="Arial" w:hAnsi="Arial" w:cs="Arial"/>
          <w:sz w:val="16"/>
          <w:szCs w:val="16"/>
        </w:rPr>
        <w:footnoteRef/>
      </w:r>
      <w:r w:rsidRPr="002F2681">
        <w:rPr>
          <w:rFonts w:ascii="Arial" w:hAnsi="Arial" w:cs="Arial"/>
          <w:sz w:val="16"/>
          <w:szCs w:val="16"/>
        </w:rPr>
        <w:t xml:space="preserve"> Produit du nombre d’actions ou de parts multiplié par la valeur liquidative.</w:t>
      </w:r>
    </w:p>
  </w:footnote>
  <w:footnote w:id="3">
    <w:p w14:paraId="37320956" w14:textId="0DA3FAB4" w:rsidR="00EE6AF7" w:rsidRPr="000973E3" w:rsidRDefault="00EE6AF7" w:rsidP="00BB3BB5">
      <w:pPr>
        <w:autoSpaceDE w:val="0"/>
        <w:autoSpaceDN w:val="0"/>
        <w:adjustRightInd w:val="0"/>
        <w:spacing w:after="0"/>
        <w:rPr>
          <w:rFonts w:cs="Arial"/>
          <w:color w:val="365F91" w:themeColor="accent1" w:themeShade="BF"/>
        </w:rPr>
      </w:pPr>
      <w:r w:rsidRPr="000973E3">
        <w:rPr>
          <w:rStyle w:val="Appelnotedebasdep"/>
          <w:rFonts w:cs="Arial"/>
          <w:color w:val="365F91" w:themeColor="accent1" w:themeShade="BF"/>
          <w:sz w:val="16"/>
          <w:szCs w:val="16"/>
        </w:rPr>
        <w:footnoteRef/>
      </w:r>
      <w:r w:rsidRPr="000973E3">
        <w:rPr>
          <w:rFonts w:cs="Arial"/>
          <w:color w:val="365F91" w:themeColor="accent1" w:themeShade="BF"/>
        </w:rPr>
        <w:t xml:space="preserve"> </w:t>
      </w:r>
      <w:r w:rsidRPr="000973E3">
        <w:rPr>
          <w:rFonts w:cs="Arial"/>
          <w:color w:val="365F91" w:themeColor="accent1" w:themeShade="BF"/>
          <w:sz w:val="16"/>
          <w:szCs w:val="16"/>
        </w:rPr>
        <w:t>Arrêté au jour de calcul de la dernière VL pour les trois premiers trimestres de l’année et au 31 décembre pour le quatrième trimestre</w:t>
      </w:r>
    </w:p>
  </w:footnote>
  <w:footnote w:id="4">
    <w:p w14:paraId="159CFB6A" w14:textId="0B6DC825" w:rsidR="00EE6AF7" w:rsidRPr="000973E3" w:rsidRDefault="00EE6AF7" w:rsidP="00BB3BB5">
      <w:pPr>
        <w:pStyle w:val="Notedebasdepage"/>
        <w:spacing w:before="0"/>
        <w:ind w:left="0"/>
        <w:jc w:val="left"/>
        <w:rPr>
          <w:rFonts w:ascii="Arial" w:hAnsi="Arial" w:cs="Arial"/>
          <w:color w:val="365F91" w:themeColor="accent1" w:themeShade="BF"/>
        </w:rPr>
      </w:pPr>
      <w:r w:rsidRPr="000973E3">
        <w:rPr>
          <w:rStyle w:val="Appelnotedebasdep"/>
          <w:rFonts w:ascii="Arial" w:hAnsi="Arial" w:cs="Arial"/>
          <w:color w:val="365F91" w:themeColor="accent1" w:themeShade="BF"/>
          <w:sz w:val="16"/>
          <w:szCs w:val="16"/>
        </w:rPr>
        <w:footnoteRef/>
      </w:r>
      <w:r w:rsidRPr="000973E3">
        <w:rPr>
          <w:rFonts w:ascii="Arial" w:hAnsi="Arial" w:cs="Arial"/>
          <w:color w:val="365F91" w:themeColor="accent1" w:themeShade="BF"/>
          <w:sz w:val="16"/>
          <w:szCs w:val="16"/>
        </w:rPr>
        <w:t xml:space="preserve"> Si non inscrit à DC, code à déterminer selon une démarche validée par le CDVM</w:t>
      </w:r>
    </w:p>
  </w:footnote>
  <w:footnote w:id="5">
    <w:p w14:paraId="4265DCD0" w14:textId="5F4594E4" w:rsidR="00EE6AF7" w:rsidRDefault="00EE6AF7" w:rsidP="002F2681">
      <w:pPr>
        <w:pStyle w:val="Notedebasdepage"/>
        <w:spacing w:before="0"/>
        <w:ind w:left="0"/>
      </w:pPr>
      <w:r w:rsidRPr="000973E3">
        <w:rPr>
          <w:rStyle w:val="Appelnotedebasdep"/>
          <w:rFonts w:ascii="Arial" w:hAnsi="Arial" w:cs="Arial"/>
          <w:color w:val="365F91" w:themeColor="accent1" w:themeShade="BF"/>
          <w:sz w:val="16"/>
          <w:szCs w:val="16"/>
        </w:rPr>
        <w:footnoteRef/>
      </w:r>
      <w:r w:rsidRPr="000973E3">
        <w:rPr>
          <w:rFonts w:ascii="Arial" w:hAnsi="Arial" w:cs="Arial"/>
          <w:color w:val="365F91" w:themeColor="accent1" w:themeShade="BF"/>
        </w:rPr>
        <w:t xml:space="preserve"> </w:t>
      </w:r>
      <w:r w:rsidRPr="000973E3">
        <w:rPr>
          <w:rFonts w:ascii="Arial" w:hAnsi="Arial" w:cs="Arial"/>
          <w:color w:val="365F91" w:themeColor="accent1" w:themeShade="BF"/>
          <w:sz w:val="16"/>
          <w:szCs w:val="16"/>
        </w:rPr>
        <w:t>Comptes financiers -Actif moins dépôt à terme &gt;2ans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8F3ED" w14:textId="77777777" w:rsidR="00EE6AF7" w:rsidRDefault="00EE6AF7" w:rsidP="007E5C92">
    <w:pPr>
      <w:pStyle w:val="En-tte"/>
    </w:pPr>
  </w:p>
  <w:p w14:paraId="2922C336" w14:textId="77777777" w:rsidR="00EE6AF7" w:rsidRDefault="00EE6AF7" w:rsidP="007E5C92">
    <w:pPr>
      <w:pStyle w:val="En-tte"/>
    </w:pPr>
    <w:sdt>
      <w:sdtPr>
        <w:id w:val="-1807459636"/>
        <w:docPartObj>
          <w:docPartGallery w:val="Watermarks"/>
          <w:docPartUnique/>
        </w:docPartObj>
      </w:sdtPr>
      <w:sdtContent>
        <w:r>
          <w:pict w14:anchorId="27260D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2510201" o:spid="_x0000_s2049" type="#_x0000_t136" style="position:absolute;margin-left:0;margin-top:0;width:399.7pt;height:239.8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lang w:eastAsia="fr-FR"/>
      </w:rPr>
      <w:drawing>
        <wp:anchor distT="252095" distB="252095" distL="252095" distR="252095" simplePos="0" relativeHeight="251657728" behindDoc="0" locked="0" layoutInCell="1" allowOverlap="1" wp14:anchorId="79F137C1" wp14:editId="35F4CE37">
          <wp:simplePos x="0" y="0"/>
          <wp:positionH relativeFrom="column">
            <wp:posOffset>2394585</wp:posOffset>
          </wp:positionH>
          <wp:positionV relativeFrom="paragraph">
            <wp:posOffset>-231140</wp:posOffset>
          </wp:positionV>
          <wp:extent cx="1247775" cy="852170"/>
          <wp:effectExtent l="0" t="0" r="9525" b="5080"/>
          <wp:wrapTopAndBottom/>
          <wp:docPr id="3" name="Image 0" descr="New Logo 2017 Coule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2017 Couleurs.jpg"/>
                  <pic:cNvPicPr/>
                </pic:nvPicPr>
                <pic:blipFill>
                  <a:blip r:embed="rId1"/>
                  <a:stretch>
                    <a:fillRect/>
                  </a:stretch>
                </pic:blipFill>
                <pic:spPr>
                  <a:xfrm>
                    <a:off x="0" y="0"/>
                    <a:ext cx="1247775" cy="852170"/>
                  </a:xfrm>
                  <a:prstGeom prst="rect">
                    <a:avLst/>
                  </a:prstGeom>
                </pic:spPr>
              </pic:pic>
            </a:graphicData>
          </a:graphic>
          <wp14:sizeRelH relativeFrom="margin">
            <wp14:pctWidth>0</wp14:pctWidth>
          </wp14:sizeRelH>
          <wp14:sizeRelV relativeFrom="margin">
            <wp14:pctHeight>0</wp14:pctHeight>
          </wp14:sizeRelV>
        </wp:anchor>
      </w:drawing>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7D65" w14:textId="77777777" w:rsidR="00EE6AF7" w:rsidRDefault="00EE6AF7">
    <w:pPr>
      <w:pStyle w:val="En-tte"/>
    </w:pPr>
    <w:r>
      <w:rPr>
        <w:noProof/>
        <w:lang w:eastAsia="fr-FR"/>
      </w:rPr>
      <w:drawing>
        <wp:anchor distT="252095" distB="252095" distL="252095" distR="252095" simplePos="0" relativeHeight="251656704" behindDoc="0" locked="0" layoutInCell="1" allowOverlap="1" wp14:anchorId="0B97EB6D" wp14:editId="5E2F6719">
          <wp:simplePos x="0" y="0"/>
          <wp:positionH relativeFrom="column">
            <wp:posOffset>2076450</wp:posOffset>
          </wp:positionH>
          <wp:positionV relativeFrom="paragraph">
            <wp:posOffset>-192405</wp:posOffset>
          </wp:positionV>
          <wp:extent cx="1819275" cy="1009650"/>
          <wp:effectExtent l="0" t="0" r="9525" b="0"/>
          <wp:wrapTopAndBottom/>
          <wp:docPr id="4" name="Image 0" descr="New Logo 2017 Coule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2017 Couleurs.jpg"/>
                  <pic:cNvPicPr/>
                </pic:nvPicPr>
                <pic:blipFill>
                  <a:blip r:embed="rId1"/>
                  <a:stretch>
                    <a:fillRect/>
                  </a:stretch>
                </pic:blipFill>
                <pic:spPr>
                  <a:xfrm>
                    <a:off x="0" y="0"/>
                    <a:ext cx="1819275" cy="1009650"/>
                  </a:xfrm>
                  <a:prstGeom prst="rect">
                    <a:avLst/>
                  </a:prstGeom>
                </pic:spPr>
              </pic:pic>
            </a:graphicData>
          </a:graphic>
          <wp14:sizeRelV relativeFrom="margin">
            <wp14:pctHeight>0</wp14:pctHeight>
          </wp14:sizeRelV>
        </wp:anchor>
      </w:drawing>
    </w:r>
  </w:p>
  <w:p w14:paraId="03A76216" w14:textId="77777777" w:rsidR="00EE6AF7" w:rsidRDefault="00EE6AF7" w:rsidP="00B70CE9">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F"/>
    <w:multiLevelType w:val="singleLevel"/>
    <w:tmpl w:val="0000000F"/>
    <w:name w:val="WW8Num14"/>
    <w:lvl w:ilvl="0">
      <w:start w:val="1"/>
      <w:numFmt w:val="bullet"/>
      <w:lvlText w:val=""/>
      <w:lvlJc w:val="left"/>
      <w:pPr>
        <w:tabs>
          <w:tab w:val="num" w:pos="720"/>
        </w:tabs>
        <w:ind w:left="720" w:hanging="360"/>
      </w:pPr>
      <w:rPr>
        <w:rFonts w:ascii="Symbol" w:hAnsi="Symbol" w:cs="Symbol"/>
      </w:rPr>
    </w:lvl>
  </w:abstractNum>
  <w:abstractNum w:abstractNumId="1">
    <w:nsid w:val="00000012"/>
    <w:multiLevelType w:val="multilevel"/>
    <w:tmpl w:val="18D6504C"/>
    <w:name w:val="WW8Num17"/>
    <w:lvl w:ilvl="0">
      <w:numFmt w:val="bullet"/>
      <w:lvlText w:val="-"/>
      <w:lvlJc w:val="left"/>
      <w:pPr>
        <w:tabs>
          <w:tab w:val="num" w:pos="720"/>
        </w:tabs>
        <w:ind w:left="720" w:hanging="360"/>
      </w:pPr>
      <w:rPr>
        <w:rFonts w:ascii="Arial" w:eastAsia="Times New Roman" w:hAnsi="Arial" w:cs="Arial" w:hint="default"/>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nsid w:val="04BA0905"/>
    <w:multiLevelType w:val="multilevel"/>
    <w:tmpl w:val="8C7E65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5413268"/>
    <w:multiLevelType w:val="multilevel"/>
    <w:tmpl w:val="4D6A5B9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
    <w:nsid w:val="0683708A"/>
    <w:multiLevelType w:val="hybridMultilevel"/>
    <w:tmpl w:val="67F24238"/>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9EF3F96"/>
    <w:multiLevelType w:val="hybridMultilevel"/>
    <w:tmpl w:val="6220BFE6"/>
    <w:lvl w:ilvl="0" w:tplc="120807D6">
      <w:start w:val="1"/>
      <w:numFmt w:val="bullet"/>
      <w:lvlText w:val=""/>
      <w:lvlJc w:val="left"/>
      <w:pPr>
        <w:ind w:left="720" w:hanging="360"/>
      </w:pPr>
      <w:rPr>
        <w:rFonts w:ascii="Wingdings" w:hAnsi="Wingdings" w:hint="default"/>
        <w:color w:val="A40039"/>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C26F54"/>
    <w:multiLevelType w:val="hybridMultilevel"/>
    <w:tmpl w:val="8216F0F2"/>
    <w:lvl w:ilvl="0" w:tplc="A5AE9492">
      <w:start w:val="1"/>
      <w:numFmt w:val="bullet"/>
      <w:lvlText w:val="-"/>
      <w:lvlJc w:val="left"/>
      <w:pPr>
        <w:tabs>
          <w:tab w:val="num" w:pos="720"/>
        </w:tabs>
        <w:ind w:left="720" w:hanging="360"/>
      </w:pPr>
      <w:rPr>
        <w:rFonts w:ascii="Courier New" w:hAnsi="Courier New" w:hint="default"/>
      </w:rPr>
    </w:lvl>
    <w:lvl w:ilvl="1" w:tplc="477CECD0">
      <w:start w:val="26"/>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0B711A3E"/>
    <w:multiLevelType w:val="hybridMultilevel"/>
    <w:tmpl w:val="F54C29F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CA55AC1"/>
    <w:multiLevelType w:val="hybridMultilevel"/>
    <w:tmpl w:val="CDA85460"/>
    <w:lvl w:ilvl="0" w:tplc="BE765526">
      <w:start w:val="2"/>
      <w:numFmt w:val="bullet"/>
      <w:lvlText w:val="-"/>
      <w:lvlJc w:val="left"/>
      <w:pPr>
        <w:ind w:left="1069" w:hanging="360"/>
      </w:pPr>
      <w:rPr>
        <w:rFonts w:ascii="Arial" w:eastAsiaTheme="minorHAnsi" w:hAnsi="Arial" w:cs="Arial" w:hint="default"/>
      </w:rPr>
    </w:lvl>
    <w:lvl w:ilvl="1" w:tplc="040C0003" w:tentative="1">
      <w:start w:val="1"/>
      <w:numFmt w:val="bullet"/>
      <w:lvlText w:val="o"/>
      <w:lvlJc w:val="left"/>
      <w:pPr>
        <w:ind w:left="-119" w:hanging="360"/>
      </w:pPr>
      <w:rPr>
        <w:rFonts w:ascii="Courier New" w:hAnsi="Courier New" w:cs="Courier New" w:hint="default"/>
      </w:rPr>
    </w:lvl>
    <w:lvl w:ilvl="2" w:tplc="040C0005" w:tentative="1">
      <w:start w:val="1"/>
      <w:numFmt w:val="bullet"/>
      <w:lvlText w:val=""/>
      <w:lvlJc w:val="left"/>
      <w:pPr>
        <w:ind w:left="601" w:hanging="360"/>
      </w:pPr>
      <w:rPr>
        <w:rFonts w:ascii="Wingdings" w:hAnsi="Wingdings" w:hint="default"/>
      </w:rPr>
    </w:lvl>
    <w:lvl w:ilvl="3" w:tplc="040C0001" w:tentative="1">
      <w:start w:val="1"/>
      <w:numFmt w:val="bullet"/>
      <w:lvlText w:val=""/>
      <w:lvlJc w:val="left"/>
      <w:pPr>
        <w:ind w:left="1321" w:hanging="360"/>
      </w:pPr>
      <w:rPr>
        <w:rFonts w:ascii="Symbol" w:hAnsi="Symbol" w:hint="default"/>
      </w:rPr>
    </w:lvl>
    <w:lvl w:ilvl="4" w:tplc="040C0003" w:tentative="1">
      <w:start w:val="1"/>
      <w:numFmt w:val="bullet"/>
      <w:lvlText w:val="o"/>
      <w:lvlJc w:val="left"/>
      <w:pPr>
        <w:ind w:left="2041" w:hanging="360"/>
      </w:pPr>
      <w:rPr>
        <w:rFonts w:ascii="Courier New" w:hAnsi="Courier New" w:cs="Courier New" w:hint="default"/>
      </w:rPr>
    </w:lvl>
    <w:lvl w:ilvl="5" w:tplc="040C0005" w:tentative="1">
      <w:start w:val="1"/>
      <w:numFmt w:val="bullet"/>
      <w:lvlText w:val=""/>
      <w:lvlJc w:val="left"/>
      <w:pPr>
        <w:ind w:left="2761" w:hanging="360"/>
      </w:pPr>
      <w:rPr>
        <w:rFonts w:ascii="Wingdings" w:hAnsi="Wingdings" w:hint="default"/>
      </w:rPr>
    </w:lvl>
    <w:lvl w:ilvl="6" w:tplc="040C0001" w:tentative="1">
      <w:start w:val="1"/>
      <w:numFmt w:val="bullet"/>
      <w:lvlText w:val=""/>
      <w:lvlJc w:val="left"/>
      <w:pPr>
        <w:ind w:left="3481" w:hanging="360"/>
      </w:pPr>
      <w:rPr>
        <w:rFonts w:ascii="Symbol" w:hAnsi="Symbol" w:hint="default"/>
      </w:rPr>
    </w:lvl>
    <w:lvl w:ilvl="7" w:tplc="040C0003" w:tentative="1">
      <w:start w:val="1"/>
      <w:numFmt w:val="bullet"/>
      <w:lvlText w:val="o"/>
      <w:lvlJc w:val="left"/>
      <w:pPr>
        <w:ind w:left="4201" w:hanging="360"/>
      </w:pPr>
      <w:rPr>
        <w:rFonts w:ascii="Courier New" w:hAnsi="Courier New" w:cs="Courier New" w:hint="default"/>
      </w:rPr>
    </w:lvl>
    <w:lvl w:ilvl="8" w:tplc="040C0005" w:tentative="1">
      <w:start w:val="1"/>
      <w:numFmt w:val="bullet"/>
      <w:lvlText w:val=""/>
      <w:lvlJc w:val="left"/>
      <w:pPr>
        <w:ind w:left="4921" w:hanging="360"/>
      </w:pPr>
      <w:rPr>
        <w:rFonts w:ascii="Wingdings" w:hAnsi="Wingdings" w:hint="default"/>
      </w:rPr>
    </w:lvl>
  </w:abstractNum>
  <w:abstractNum w:abstractNumId="9">
    <w:nsid w:val="0D4A7461"/>
    <w:multiLevelType w:val="hybridMultilevel"/>
    <w:tmpl w:val="FB5A4204"/>
    <w:lvl w:ilvl="0" w:tplc="D4705298">
      <w:start w:val="1"/>
      <w:numFmt w:val="bullet"/>
      <w:lvlText w:val="-"/>
      <w:lvlJc w:val="left"/>
      <w:pPr>
        <w:ind w:left="720"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E1317D8"/>
    <w:multiLevelType w:val="hybridMultilevel"/>
    <w:tmpl w:val="AFCEE642"/>
    <w:lvl w:ilvl="0" w:tplc="477CECD0">
      <w:start w:val="26"/>
      <w:numFmt w:val="bullet"/>
      <w:lvlText w:val=""/>
      <w:lvlJc w:val="left"/>
      <w:pPr>
        <w:tabs>
          <w:tab w:val="num" w:pos="1068"/>
        </w:tabs>
        <w:ind w:left="1068" w:hanging="360"/>
      </w:pPr>
      <w:rPr>
        <w:rFonts w:ascii="Symbol" w:hAnsi="Symbol" w:hint="default"/>
      </w:rPr>
    </w:lvl>
    <w:lvl w:ilvl="1" w:tplc="040C0003">
      <w:start w:val="1"/>
      <w:numFmt w:val="bullet"/>
      <w:lvlText w:val="o"/>
      <w:lvlJc w:val="left"/>
      <w:pPr>
        <w:tabs>
          <w:tab w:val="num" w:pos="2148"/>
        </w:tabs>
        <w:ind w:left="2148" w:hanging="360"/>
      </w:pPr>
      <w:rPr>
        <w:rFonts w:ascii="Courier New" w:hAnsi="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1">
    <w:nsid w:val="10AA044D"/>
    <w:multiLevelType w:val="hybridMultilevel"/>
    <w:tmpl w:val="677A4E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32D5E57"/>
    <w:multiLevelType w:val="hybridMultilevel"/>
    <w:tmpl w:val="D8B89E56"/>
    <w:lvl w:ilvl="0" w:tplc="A5AE9492">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1747256D"/>
    <w:multiLevelType w:val="hybridMultilevel"/>
    <w:tmpl w:val="1BB2EEFE"/>
    <w:lvl w:ilvl="0" w:tplc="477CECD0">
      <w:start w:val="26"/>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nsid w:val="1A76670C"/>
    <w:multiLevelType w:val="hybridMultilevel"/>
    <w:tmpl w:val="FD28B042"/>
    <w:lvl w:ilvl="0" w:tplc="645A2F82">
      <w:start w:val="1"/>
      <w:numFmt w:val="bullet"/>
      <w:lvlText w:val=""/>
      <w:lvlJc w:val="left"/>
      <w:pPr>
        <w:tabs>
          <w:tab w:val="num" w:pos="720"/>
        </w:tabs>
        <w:ind w:left="720" w:hanging="360"/>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1CB876A0"/>
    <w:multiLevelType w:val="hybridMultilevel"/>
    <w:tmpl w:val="68424196"/>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1D6F551C"/>
    <w:multiLevelType w:val="hybridMultilevel"/>
    <w:tmpl w:val="763A3472"/>
    <w:lvl w:ilvl="0" w:tplc="2A36E082">
      <w:numFmt w:val="bullet"/>
      <w:lvlText w:val=""/>
      <w:lvlJc w:val="left"/>
      <w:pPr>
        <w:ind w:left="720" w:hanging="360"/>
      </w:pPr>
      <w:rPr>
        <w:rFonts w:ascii="Symbol" w:eastAsia="Calibr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F09588D"/>
    <w:multiLevelType w:val="hybridMultilevel"/>
    <w:tmpl w:val="D05E3B02"/>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1F3C0884"/>
    <w:multiLevelType w:val="hybridMultilevel"/>
    <w:tmpl w:val="1BB2EEFE"/>
    <w:lvl w:ilvl="0" w:tplc="477CECD0">
      <w:start w:val="26"/>
      <w:numFmt w:val="bullet"/>
      <w:lvlText w:val=""/>
      <w:lvlJc w:val="left"/>
      <w:pPr>
        <w:tabs>
          <w:tab w:val="num" w:pos="1776"/>
        </w:tabs>
        <w:ind w:left="1776" w:hanging="360"/>
      </w:pPr>
      <w:rPr>
        <w:rFonts w:ascii="Symbol" w:hAnsi="Symbol" w:hint="default"/>
      </w:rPr>
    </w:lvl>
    <w:lvl w:ilvl="1" w:tplc="040C0003">
      <w:start w:val="1"/>
      <w:numFmt w:val="bullet"/>
      <w:lvlText w:val="o"/>
      <w:lvlJc w:val="left"/>
      <w:pPr>
        <w:tabs>
          <w:tab w:val="num" w:pos="2856"/>
        </w:tabs>
        <w:ind w:left="2856" w:hanging="360"/>
      </w:pPr>
      <w:rPr>
        <w:rFonts w:ascii="Courier New" w:hAnsi="Courier New" w:hint="default"/>
      </w:rPr>
    </w:lvl>
    <w:lvl w:ilvl="2" w:tplc="040C0005" w:tentative="1">
      <w:start w:val="1"/>
      <w:numFmt w:val="bullet"/>
      <w:lvlText w:val=""/>
      <w:lvlJc w:val="left"/>
      <w:pPr>
        <w:tabs>
          <w:tab w:val="num" w:pos="3576"/>
        </w:tabs>
        <w:ind w:left="3576" w:hanging="360"/>
      </w:pPr>
      <w:rPr>
        <w:rFonts w:ascii="Wingdings" w:hAnsi="Wingdings" w:hint="default"/>
      </w:rPr>
    </w:lvl>
    <w:lvl w:ilvl="3" w:tplc="040C0001" w:tentative="1">
      <w:start w:val="1"/>
      <w:numFmt w:val="bullet"/>
      <w:lvlText w:val=""/>
      <w:lvlJc w:val="left"/>
      <w:pPr>
        <w:tabs>
          <w:tab w:val="num" w:pos="4296"/>
        </w:tabs>
        <w:ind w:left="4296" w:hanging="360"/>
      </w:pPr>
      <w:rPr>
        <w:rFonts w:ascii="Symbol" w:hAnsi="Symbol" w:hint="default"/>
      </w:rPr>
    </w:lvl>
    <w:lvl w:ilvl="4" w:tplc="040C0003" w:tentative="1">
      <w:start w:val="1"/>
      <w:numFmt w:val="bullet"/>
      <w:lvlText w:val="o"/>
      <w:lvlJc w:val="left"/>
      <w:pPr>
        <w:tabs>
          <w:tab w:val="num" w:pos="5016"/>
        </w:tabs>
        <w:ind w:left="5016" w:hanging="360"/>
      </w:pPr>
      <w:rPr>
        <w:rFonts w:ascii="Courier New" w:hAnsi="Courier New" w:hint="default"/>
      </w:rPr>
    </w:lvl>
    <w:lvl w:ilvl="5" w:tplc="040C0005" w:tentative="1">
      <w:start w:val="1"/>
      <w:numFmt w:val="bullet"/>
      <w:lvlText w:val=""/>
      <w:lvlJc w:val="left"/>
      <w:pPr>
        <w:tabs>
          <w:tab w:val="num" w:pos="5736"/>
        </w:tabs>
        <w:ind w:left="5736" w:hanging="360"/>
      </w:pPr>
      <w:rPr>
        <w:rFonts w:ascii="Wingdings" w:hAnsi="Wingdings" w:hint="default"/>
      </w:rPr>
    </w:lvl>
    <w:lvl w:ilvl="6" w:tplc="040C0001" w:tentative="1">
      <w:start w:val="1"/>
      <w:numFmt w:val="bullet"/>
      <w:lvlText w:val=""/>
      <w:lvlJc w:val="left"/>
      <w:pPr>
        <w:tabs>
          <w:tab w:val="num" w:pos="6456"/>
        </w:tabs>
        <w:ind w:left="6456" w:hanging="360"/>
      </w:pPr>
      <w:rPr>
        <w:rFonts w:ascii="Symbol" w:hAnsi="Symbol" w:hint="default"/>
      </w:rPr>
    </w:lvl>
    <w:lvl w:ilvl="7" w:tplc="040C0003" w:tentative="1">
      <w:start w:val="1"/>
      <w:numFmt w:val="bullet"/>
      <w:lvlText w:val="o"/>
      <w:lvlJc w:val="left"/>
      <w:pPr>
        <w:tabs>
          <w:tab w:val="num" w:pos="7176"/>
        </w:tabs>
        <w:ind w:left="7176" w:hanging="360"/>
      </w:pPr>
      <w:rPr>
        <w:rFonts w:ascii="Courier New" w:hAnsi="Courier New" w:hint="default"/>
      </w:rPr>
    </w:lvl>
    <w:lvl w:ilvl="8" w:tplc="040C0005" w:tentative="1">
      <w:start w:val="1"/>
      <w:numFmt w:val="bullet"/>
      <w:lvlText w:val=""/>
      <w:lvlJc w:val="left"/>
      <w:pPr>
        <w:tabs>
          <w:tab w:val="num" w:pos="7896"/>
        </w:tabs>
        <w:ind w:left="7896" w:hanging="360"/>
      </w:pPr>
      <w:rPr>
        <w:rFonts w:ascii="Wingdings" w:hAnsi="Wingdings" w:hint="default"/>
      </w:rPr>
    </w:lvl>
  </w:abstractNum>
  <w:abstractNum w:abstractNumId="19">
    <w:nsid w:val="1FDA2BEB"/>
    <w:multiLevelType w:val="hybridMultilevel"/>
    <w:tmpl w:val="2698E0BE"/>
    <w:lvl w:ilvl="0" w:tplc="D4705298">
      <w:start w:val="1"/>
      <w:numFmt w:val="bullet"/>
      <w:lvlText w:val="-"/>
      <w:lvlJc w:val="left"/>
      <w:pPr>
        <w:ind w:left="720"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29B5935"/>
    <w:multiLevelType w:val="hybridMultilevel"/>
    <w:tmpl w:val="3C3079BC"/>
    <w:lvl w:ilvl="0" w:tplc="D4705298">
      <w:start w:val="1"/>
      <w:numFmt w:val="bullet"/>
      <w:lvlText w:val="-"/>
      <w:lvlJc w:val="left"/>
      <w:pPr>
        <w:ind w:left="360" w:hanging="360"/>
      </w:pPr>
      <w:rPr>
        <w:rFonts w:ascii="Sylfaen" w:hAnsi="Sylfaen"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nsid w:val="241622E8"/>
    <w:multiLevelType w:val="hybridMultilevel"/>
    <w:tmpl w:val="93EA1DEE"/>
    <w:lvl w:ilvl="0" w:tplc="D4705298">
      <w:start w:val="1"/>
      <w:numFmt w:val="bullet"/>
      <w:lvlText w:val="-"/>
      <w:lvlJc w:val="left"/>
      <w:pPr>
        <w:ind w:left="780" w:hanging="360"/>
      </w:pPr>
      <w:rPr>
        <w:rFonts w:ascii="Sylfaen" w:hAnsi="Sylfaen" w:hint="default"/>
      </w:rPr>
    </w:lvl>
    <w:lvl w:ilvl="1" w:tplc="040C0003" w:tentative="1">
      <w:start w:val="1"/>
      <w:numFmt w:val="bullet"/>
      <w:lvlText w:val="o"/>
      <w:lvlJc w:val="left"/>
      <w:pPr>
        <w:ind w:left="1500" w:hanging="360"/>
      </w:pPr>
      <w:rPr>
        <w:rFonts w:ascii="Courier New" w:hAnsi="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nsid w:val="24504566"/>
    <w:multiLevelType w:val="hybridMultilevel"/>
    <w:tmpl w:val="263E6C3A"/>
    <w:lvl w:ilvl="0" w:tplc="BE765526">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60F3D7C"/>
    <w:multiLevelType w:val="hybridMultilevel"/>
    <w:tmpl w:val="0E982F20"/>
    <w:lvl w:ilvl="0" w:tplc="D4705298">
      <w:start w:val="1"/>
      <w:numFmt w:val="bullet"/>
      <w:lvlText w:val="-"/>
      <w:lvlJc w:val="left"/>
      <w:pPr>
        <w:ind w:left="2628"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6110167"/>
    <w:multiLevelType w:val="hybridMultilevel"/>
    <w:tmpl w:val="DB8E81CC"/>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27BA339B"/>
    <w:multiLevelType w:val="hybridMultilevel"/>
    <w:tmpl w:val="5B462880"/>
    <w:lvl w:ilvl="0" w:tplc="FC7CEBF0">
      <w:start w:val="1"/>
      <w:numFmt w:val="lowerLetter"/>
      <w:lvlText w:val="%1."/>
      <w:lvlJc w:val="left"/>
      <w:pPr>
        <w:ind w:left="1440" w:hanging="360"/>
      </w:pPr>
      <w:rPr>
        <w:b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29AA2321"/>
    <w:multiLevelType w:val="hybridMultilevel"/>
    <w:tmpl w:val="E99A812A"/>
    <w:lvl w:ilvl="0" w:tplc="D4705298">
      <w:start w:val="1"/>
      <w:numFmt w:val="bullet"/>
      <w:lvlText w:val="-"/>
      <w:lvlJc w:val="left"/>
      <w:pPr>
        <w:ind w:left="720" w:hanging="360"/>
      </w:pPr>
      <w:rPr>
        <w:rFonts w:ascii="Sylfaen" w:hAnsi="Sylfaen" w:hint="default"/>
      </w:rPr>
    </w:lvl>
    <w:lvl w:ilvl="1" w:tplc="B30669B8">
      <w:start w:val="1"/>
      <w:numFmt w:val="decimal"/>
      <w:lvlText w:val="%2."/>
      <w:lvlJc w:val="left"/>
      <w:pPr>
        <w:ind w:left="36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2F806AA"/>
    <w:multiLevelType w:val="hybridMultilevel"/>
    <w:tmpl w:val="C7CA159C"/>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3990769C"/>
    <w:multiLevelType w:val="hybridMultilevel"/>
    <w:tmpl w:val="3894CE92"/>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AA16B5B"/>
    <w:multiLevelType w:val="hybridMultilevel"/>
    <w:tmpl w:val="7EF01D14"/>
    <w:lvl w:ilvl="0" w:tplc="477CECD0">
      <w:start w:val="26"/>
      <w:numFmt w:val="bullet"/>
      <w:lvlText w:val=""/>
      <w:lvlJc w:val="left"/>
      <w:pPr>
        <w:tabs>
          <w:tab w:val="num" w:pos="2112"/>
        </w:tabs>
        <w:ind w:left="2112" w:hanging="360"/>
      </w:pPr>
      <w:rPr>
        <w:rFonts w:ascii="Symbol" w:hAnsi="Symbol" w:hint="default"/>
      </w:rPr>
    </w:lvl>
    <w:lvl w:ilvl="1" w:tplc="040C0003" w:tentative="1">
      <w:start w:val="1"/>
      <w:numFmt w:val="bullet"/>
      <w:lvlText w:val="o"/>
      <w:lvlJc w:val="left"/>
      <w:pPr>
        <w:tabs>
          <w:tab w:val="num" w:pos="3192"/>
        </w:tabs>
        <w:ind w:left="3192" w:hanging="360"/>
      </w:pPr>
      <w:rPr>
        <w:rFonts w:ascii="Courier New" w:hAnsi="Courier New" w:hint="default"/>
      </w:rPr>
    </w:lvl>
    <w:lvl w:ilvl="2" w:tplc="040C0005" w:tentative="1">
      <w:start w:val="1"/>
      <w:numFmt w:val="bullet"/>
      <w:lvlText w:val=""/>
      <w:lvlJc w:val="left"/>
      <w:pPr>
        <w:tabs>
          <w:tab w:val="num" w:pos="3912"/>
        </w:tabs>
        <w:ind w:left="3912" w:hanging="360"/>
      </w:pPr>
      <w:rPr>
        <w:rFonts w:ascii="Wingdings" w:hAnsi="Wingdings" w:hint="default"/>
      </w:rPr>
    </w:lvl>
    <w:lvl w:ilvl="3" w:tplc="040C0001" w:tentative="1">
      <w:start w:val="1"/>
      <w:numFmt w:val="bullet"/>
      <w:lvlText w:val=""/>
      <w:lvlJc w:val="left"/>
      <w:pPr>
        <w:tabs>
          <w:tab w:val="num" w:pos="4632"/>
        </w:tabs>
        <w:ind w:left="4632" w:hanging="360"/>
      </w:pPr>
      <w:rPr>
        <w:rFonts w:ascii="Symbol" w:hAnsi="Symbol" w:hint="default"/>
      </w:rPr>
    </w:lvl>
    <w:lvl w:ilvl="4" w:tplc="040C0003" w:tentative="1">
      <w:start w:val="1"/>
      <w:numFmt w:val="bullet"/>
      <w:lvlText w:val="o"/>
      <w:lvlJc w:val="left"/>
      <w:pPr>
        <w:tabs>
          <w:tab w:val="num" w:pos="5352"/>
        </w:tabs>
        <w:ind w:left="5352" w:hanging="360"/>
      </w:pPr>
      <w:rPr>
        <w:rFonts w:ascii="Courier New" w:hAnsi="Courier New" w:hint="default"/>
      </w:rPr>
    </w:lvl>
    <w:lvl w:ilvl="5" w:tplc="040C0005" w:tentative="1">
      <w:start w:val="1"/>
      <w:numFmt w:val="bullet"/>
      <w:lvlText w:val=""/>
      <w:lvlJc w:val="left"/>
      <w:pPr>
        <w:tabs>
          <w:tab w:val="num" w:pos="6072"/>
        </w:tabs>
        <w:ind w:left="6072" w:hanging="360"/>
      </w:pPr>
      <w:rPr>
        <w:rFonts w:ascii="Wingdings" w:hAnsi="Wingdings" w:hint="default"/>
      </w:rPr>
    </w:lvl>
    <w:lvl w:ilvl="6" w:tplc="040C0001" w:tentative="1">
      <w:start w:val="1"/>
      <w:numFmt w:val="bullet"/>
      <w:lvlText w:val=""/>
      <w:lvlJc w:val="left"/>
      <w:pPr>
        <w:tabs>
          <w:tab w:val="num" w:pos="6792"/>
        </w:tabs>
        <w:ind w:left="6792" w:hanging="360"/>
      </w:pPr>
      <w:rPr>
        <w:rFonts w:ascii="Symbol" w:hAnsi="Symbol" w:hint="default"/>
      </w:rPr>
    </w:lvl>
    <w:lvl w:ilvl="7" w:tplc="040C0003" w:tentative="1">
      <w:start w:val="1"/>
      <w:numFmt w:val="bullet"/>
      <w:lvlText w:val="o"/>
      <w:lvlJc w:val="left"/>
      <w:pPr>
        <w:tabs>
          <w:tab w:val="num" w:pos="7512"/>
        </w:tabs>
        <w:ind w:left="7512" w:hanging="360"/>
      </w:pPr>
      <w:rPr>
        <w:rFonts w:ascii="Courier New" w:hAnsi="Courier New" w:hint="default"/>
      </w:rPr>
    </w:lvl>
    <w:lvl w:ilvl="8" w:tplc="040C0005" w:tentative="1">
      <w:start w:val="1"/>
      <w:numFmt w:val="bullet"/>
      <w:lvlText w:val=""/>
      <w:lvlJc w:val="left"/>
      <w:pPr>
        <w:tabs>
          <w:tab w:val="num" w:pos="8232"/>
        </w:tabs>
        <w:ind w:left="8232" w:hanging="360"/>
      </w:pPr>
      <w:rPr>
        <w:rFonts w:ascii="Wingdings" w:hAnsi="Wingdings" w:hint="default"/>
      </w:rPr>
    </w:lvl>
  </w:abstractNum>
  <w:abstractNum w:abstractNumId="30">
    <w:nsid w:val="3CE57066"/>
    <w:multiLevelType w:val="hybridMultilevel"/>
    <w:tmpl w:val="A7223A96"/>
    <w:lvl w:ilvl="0" w:tplc="A5AE9492">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40793504"/>
    <w:multiLevelType w:val="hybridMultilevel"/>
    <w:tmpl w:val="42F412FC"/>
    <w:lvl w:ilvl="0" w:tplc="477CECD0">
      <w:start w:val="26"/>
      <w:numFmt w:val="bullet"/>
      <w:lvlText w:val=""/>
      <w:lvlJc w:val="left"/>
      <w:pPr>
        <w:tabs>
          <w:tab w:val="num" w:pos="1428"/>
        </w:tabs>
        <w:ind w:left="1428" w:hanging="360"/>
      </w:pPr>
      <w:rPr>
        <w:rFonts w:ascii="Symbol" w:hAnsi="Symbol" w:hint="default"/>
      </w:rPr>
    </w:lvl>
    <w:lvl w:ilvl="1" w:tplc="040C0003">
      <w:start w:val="1"/>
      <w:numFmt w:val="bullet"/>
      <w:lvlText w:val="o"/>
      <w:lvlJc w:val="left"/>
      <w:pPr>
        <w:tabs>
          <w:tab w:val="num" w:pos="2508"/>
        </w:tabs>
        <w:ind w:left="2508" w:hanging="360"/>
      </w:pPr>
      <w:rPr>
        <w:rFonts w:ascii="Courier New" w:hAnsi="Courier New" w:hint="default"/>
      </w:rPr>
    </w:lvl>
    <w:lvl w:ilvl="2" w:tplc="040C0005" w:tentative="1">
      <w:start w:val="1"/>
      <w:numFmt w:val="bullet"/>
      <w:lvlText w:val=""/>
      <w:lvlJc w:val="left"/>
      <w:pPr>
        <w:tabs>
          <w:tab w:val="num" w:pos="3228"/>
        </w:tabs>
        <w:ind w:left="3228" w:hanging="360"/>
      </w:pPr>
      <w:rPr>
        <w:rFonts w:ascii="Wingdings" w:hAnsi="Wingdings" w:hint="default"/>
      </w:rPr>
    </w:lvl>
    <w:lvl w:ilvl="3" w:tplc="040C0001" w:tentative="1">
      <w:start w:val="1"/>
      <w:numFmt w:val="bullet"/>
      <w:lvlText w:val=""/>
      <w:lvlJc w:val="left"/>
      <w:pPr>
        <w:tabs>
          <w:tab w:val="num" w:pos="3948"/>
        </w:tabs>
        <w:ind w:left="3948" w:hanging="360"/>
      </w:pPr>
      <w:rPr>
        <w:rFonts w:ascii="Symbol" w:hAnsi="Symbol" w:hint="default"/>
      </w:rPr>
    </w:lvl>
    <w:lvl w:ilvl="4" w:tplc="040C0003" w:tentative="1">
      <w:start w:val="1"/>
      <w:numFmt w:val="bullet"/>
      <w:lvlText w:val="o"/>
      <w:lvlJc w:val="left"/>
      <w:pPr>
        <w:tabs>
          <w:tab w:val="num" w:pos="4668"/>
        </w:tabs>
        <w:ind w:left="4668" w:hanging="360"/>
      </w:pPr>
      <w:rPr>
        <w:rFonts w:ascii="Courier New" w:hAnsi="Courier New" w:hint="default"/>
      </w:rPr>
    </w:lvl>
    <w:lvl w:ilvl="5" w:tplc="040C0005" w:tentative="1">
      <w:start w:val="1"/>
      <w:numFmt w:val="bullet"/>
      <w:lvlText w:val=""/>
      <w:lvlJc w:val="left"/>
      <w:pPr>
        <w:tabs>
          <w:tab w:val="num" w:pos="5388"/>
        </w:tabs>
        <w:ind w:left="5388" w:hanging="360"/>
      </w:pPr>
      <w:rPr>
        <w:rFonts w:ascii="Wingdings" w:hAnsi="Wingdings" w:hint="default"/>
      </w:rPr>
    </w:lvl>
    <w:lvl w:ilvl="6" w:tplc="040C0001" w:tentative="1">
      <w:start w:val="1"/>
      <w:numFmt w:val="bullet"/>
      <w:lvlText w:val=""/>
      <w:lvlJc w:val="left"/>
      <w:pPr>
        <w:tabs>
          <w:tab w:val="num" w:pos="6108"/>
        </w:tabs>
        <w:ind w:left="6108" w:hanging="360"/>
      </w:pPr>
      <w:rPr>
        <w:rFonts w:ascii="Symbol" w:hAnsi="Symbol" w:hint="default"/>
      </w:rPr>
    </w:lvl>
    <w:lvl w:ilvl="7" w:tplc="040C0003" w:tentative="1">
      <w:start w:val="1"/>
      <w:numFmt w:val="bullet"/>
      <w:lvlText w:val="o"/>
      <w:lvlJc w:val="left"/>
      <w:pPr>
        <w:tabs>
          <w:tab w:val="num" w:pos="6828"/>
        </w:tabs>
        <w:ind w:left="6828" w:hanging="360"/>
      </w:pPr>
      <w:rPr>
        <w:rFonts w:ascii="Courier New" w:hAnsi="Courier New" w:hint="default"/>
      </w:rPr>
    </w:lvl>
    <w:lvl w:ilvl="8" w:tplc="040C0005" w:tentative="1">
      <w:start w:val="1"/>
      <w:numFmt w:val="bullet"/>
      <w:lvlText w:val=""/>
      <w:lvlJc w:val="left"/>
      <w:pPr>
        <w:tabs>
          <w:tab w:val="num" w:pos="7548"/>
        </w:tabs>
        <w:ind w:left="7548" w:hanging="360"/>
      </w:pPr>
      <w:rPr>
        <w:rFonts w:ascii="Wingdings" w:hAnsi="Wingdings" w:hint="default"/>
      </w:rPr>
    </w:lvl>
  </w:abstractNum>
  <w:abstractNum w:abstractNumId="32">
    <w:nsid w:val="444139D0"/>
    <w:multiLevelType w:val="hybridMultilevel"/>
    <w:tmpl w:val="41D85858"/>
    <w:lvl w:ilvl="0" w:tplc="D4705298">
      <w:start w:val="1"/>
      <w:numFmt w:val="bullet"/>
      <w:lvlText w:val="-"/>
      <w:lvlJc w:val="left"/>
      <w:pPr>
        <w:ind w:left="786" w:hanging="360"/>
      </w:pPr>
      <w:rPr>
        <w:rFonts w:ascii="Sylfaen" w:hAnsi="Sylfaen"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44B06186"/>
    <w:multiLevelType w:val="hybridMultilevel"/>
    <w:tmpl w:val="35FA2D9C"/>
    <w:lvl w:ilvl="0" w:tplc="D4705298">
      <w:start w:val="1"/>
      <w:numFmt w:val="bullet"/>
      <w:lvlText w:val="-"/>
      <w:lvlJc w:val="left"/>
      <w:pPr>
        <w:ind w:left="720"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CF92AA1"/>
    <w:multiLevelType w:val="hybridMultilevel"/>
    <w:tmpl w:val="42F412FC"/>
    <w:lvl w:ilvl="0" w:tplc="477CECD0">
      <w:start w:val="26"/>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nsid w:val="4EEF7CBF"/>
    <w:multiLevelType w:val="multilevel"/>
    <w:tmpl w:val="98E8A6F4"/>
    <w:lvl w:ilvl="0">
      <w:start w:val="1"/>
      <w:numFmt w:val="decimal"/>
      <w:lvlText w:val="%1."/>
      <w:lvlJc w:val="left"/>
      <w:pPr>
        <w:ind w:left="360" w:hanging="360"/>
      </w:pPr>
    </w:lvl>
    <w:lvl w:ilvl="1">
      <w:start w:val="1"/>
      <w:numFmt w:val="decimal"/>
      <w:pStyle w:val="T2"/>
      <w:lvlText w:val="%1.%2."/>
      <w:lvlJc w:val="left"/>
      <w:pPr>
        <w:ind w:left="574" w:hanging="432"/>
      </w:pPr>
    </w:lvl>
    <w:lvl w:ilvl="2">
      <w:start w:val="1"/>
      <w:numFmt w:val="decimal"/>
      <w:pStyle w:val="T3"/>
      <w:lvlText w:val="%1.%2.%3."/>
      <w:lvlJc w:val="left"/>
      <w:pPr>
        <w:ind w:left="1224" w:hanging="504"/>
      </w:pPr>
    </w:lvl>
    <w:lvl w:ilvl="3">
      <w:start w:val="1"/>
      <w:numFmt w:val="decimal"/>
      <w:pStyle w:val="T4"/>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41D2354"/>
    <w:multiLevelType w:val="hybridMultilevel"/>
    <w:tmpl w:val="27FE94EA"/>
    <w:lvl w:ilvl="0" w:tplc="D4705298">
      <w:start w:val="1"/>
      <w:numFmt w:val="bullet"/>
      <w:lvlText w:val="-"/>
      <w:lvlJc w:val="left"/>
      <w:pPr>
        <w:ind w:left="360" w:hanging="360"/>
      </w:pPr>
      <w:rPr>
        <w:rFonts w:ascii="Sylfaen" w:hAnsi="Sylfae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nsid w:val="54824228"/>
    <w:multiLevelType w:val="hybridMultilevel"/>
    <w:tmpl w:val="71D8DAD8"/>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581902D4"/>
    <w:multiLevelType w:val="hybridMultilevel"/>
    <w:tmpl w:val="7464A5CE"/>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02E15F2"/>
    <w:multiLevelType w:val="hybridMultilevel"/>
    <w:tmpl w:val="445010DC"/>
    <w:lvl w:ilvl="0" w:tplc="D4705298">
      <w:start w:val="1"/>
      <w:numFmt w:val="bullet"/>
      <w:lvlText w:val="-"/>
      <w:lvlJc w:val="left"/>
      <w:pPr>
        <w:ind w:left="720"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1177FCD"/>
    <w:multiLevelType w:val="hybridMultilevel"/>
    <w:tmpl w:val="4A34270E"/>
    <w:lvl w:ilvl="0" w:tplc="D4705298">
      <w:start w:val="1"/>
      <w:numFmt w:val="bullet"/>
      <w:lvlText w:val="-"/>
      <w:lvlJc w:val="left"/>
      <w:pPr>
        <w:ind w:left="360" w:hanging="360"/>
      </w:pPr>
      <w:rPr>
        <w:rFonts w:ascii="Sylfaen" w:hAnsi="Sylfae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62EE0411"/>
    <w:multiLevelType w:val="hybridMultilevel"/>
    <w:tmpl w:val="4684B9B6"/>
    <w:lvl w:ilvl="0" w:tplc="F93028CC">
      <w:numFmt w:val="bullet"/>
      <w:lvlText w:val="•"/>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64AA074A"/>
    <w:multiLevelType w:val="hybridMultilevel"/>
    <w:tmpl w:val="89E6B0D8"/>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70326F83"/>
    <w:multiLevelType w:val="hybridMultilevel"/>
    <w:tmpl w:val="8368ABF6"/>
    <w:lvl w:ilvl="0" w:tplc="477CECD0">
      <w:start w:val="26"/>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4">
    <w:nsid w:val="72A44F34"/>
    <w:multiLevelType w:val="hybridMultilevel"/>
    <w:tmpl w:val="774C0830"/>
    <w:lvl w:ilvl="0" w:tplc="D4705298">
      <w:start w:val="1"/>
      <w:numFmt w:val="bullet"/>
      <w:lvlText w:val="-"/>
      <w:lvlJc w:val="left"/>
      <w:pPr>
        <w:ind w:left="360" w:hanging="360"/>
      </w:pPr>
      <w:rPr>
        <w:rFonts w:ascii="Sylfaen" w:hAnsi="Sylfae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nsid w:val="772B05B3"/>
    <w:multiLevelType w:val="hybridMultilevel"/>
    <w:tmpl w:val="A08C9E6E"/>
    <w:lvl w:ilvl="0" w:tplc="80BE6BB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C616391"/>
    <w:multiLevelType w:val="multilevel"/>
    <w:tmpl w:val="3E48D152"/>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644"/>
        </w:tabs>
        <w:ind w:left="644" w:hanging="360"/>
      </w:pPr>
      <w:rPr>
        <w:rFonts w:cs="Times New Roman" w:hint="default"/>
        <w:b/>
        <w:bCs w:val="0"/>
        <w:i w:val="0"/>
        <w:iCs w:val="0"/>
        <w:caps w:val="0"/>
        <w:smallCaps w:val="0"/>
        <w:strike w:val="0"/>
        <w:dstrike w:val="0"/>
        <w:vanish w:val="0"/>
        <w:color w:val="8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713"/>
        </w:tabs>
        <w:ind w:left="1713" w:hanging="720"/>
      </w:pPr>
      <w:rPr>
        <w:rFonts w:cs="Times New Roman" w:hint="default"/>
      </w:rPr>
    </w:lvl>
    <w:lvl w:ilvl="3">
      <w:start w:val="1"/>
      <w:numFmt w:val="decimal"/>
      <w:isLgl/>
      <w:lvlText w:val="%1.%2.%3.%4"/>
      <w:lvlJc w:val="left"/>
      <w:pPr>
        <w:tabs>
          <w:tab w:val="num" w:pos="1288"/>
        </w:tabs>
        <w:ind w:left="1288" w:hanging="720"/>
      </w:pPr>
      <w:rPr>
        <w:rFonts w:cs="Times New Roman" w:hint="default"/>
      </w:rPr>
    </w:lvl>
    <w:lvl w:ilvl="4">
      <w:start w:val="1"/>
      <w:numFmt w:val="decimal"/>
      <w:isLgl/>
      <w:lvlText w:val="%1.%2.%3.%4.%5"/>
      <w:lvlJc w:val="left"/>
      <w:pPr>
        <w:tabs>
          <w:tab w:val="num" w:pos="1440"/>
        </w:tabs>
        <w:ind w:left="1440" w:hanging="1080"/>
      </w:pPr>
      <w:rPr>
        <w:rFonts w:cs="Times New Roman" w:hint="default"/>
        <w:b/>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7">
    <w:nsid w:val="7E5C540E"/>
    <w:multiLevelType w:val="multilevel"/>
    <w:tmpl w:val="C350459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8">
    <w:nsid w:val="7E5C6DA6"/>
    <w:multiLevelType w:val="hybridMultilevel"/>
    <w:tmpl w:val="B2388D8E"/>
    <w:lvl w:ilvl="0" w:tplc="D4705298">
      <w:start w:val="1"/>
      <w:numFmt w:val="bullet"/>
      <w:lvlText w:val="-"/>
      <w:lvlJc w:val="left"/>
      <w:pPr>
        <w:ind w:left="1800" w:hanging="360"/>
      </w:pPr>
      <w:rPr>
        <w:rFonts w:ascii="Sylfaen" w:hAnsi="Sylfae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9">
    <w:nsid w:val="7F8559D3"/>
    <w:multiLevelType w:val="hybridMultilevel"/>
    <w:tmpl w:val="562EA00A"/>
    <w:lvl w:ilvl="0" w:tplc="477CECD0">
      <w:start w:val="26"/>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nsid w:val="7FBC1C3D"/>
    <w:multiLevelType w:val="hybridMultilevel"/>
    <w:tmpl w:val="17127CEA"/>
    <w:lvl w:ilvl="0" w:tplc="477CECD0">
      <w:start w:val="26"/>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num w:numId="1">
    <w:abstractNumId w:val="45"/>
  </w:num>
  <w:num w:numId="2">
    <w:abstractNumId w:val="11"/>
  </w:num>
  <w:num w:numId="3">
    <w:abstractNumId w:val="20"/>
  </w:num>
  <w:num w:numId="4">
    <w:abstractNumId w:val="26"/>
  </w:num>
  <w:num w:numId="5">
    <w:abstractNumId w:val="21"/>
  </w:num>
  <w:num w:numId="6">
    <w:abstractNumId w:val="35"/>
  </w:num>
  <w:num w:numId="7">
    <w:abstractNumId w:val="33"/>
  </w:num>
  <w:num w:numId="8">
    <w:abstractNumId w:val="9"/>
  </w:num>
  <w:num w:numId="9">
    <w:abstractNumId w:val="19"/>
  </w:num>
  <w:num w:numId="10">
    <w:abstractNumId w:val="23"/>
  </w:num>
  <w:num w:numId="11">
    <w:abstractNumId w:val="7"/>
  </w:num>
  <w:num w:numId="12">
    <w:abstractNumId w:val="36"/>
  </w:num>
  <w:num w:numId="13">
    <w:abstractNumId w:val="25"/>
  </w:num>
  <w:num w:numId="14">
    <w:abstractNumId w:val="32"/>
  </w:num>
  <w:num w:numId="15">
    <w:abstractNumId w:val="44"/>
  </w:num>
  <w:num w:numId="16">
    <w:abstractNumId w:val="48"/>
  </w:num>
  <w:num w:numId="17">
    <w:abstractNumId w:val="39"/>
  </w:num>
  <w:num w:numId="18">
    <w:abstractNumId w:val="41"/>
  </w:num>
  <w:num w:numId="19">
    <w:abstractNumId w:val="40"/>
  </w:num>
  <w:num w:numId="20">
    <w:abstractNumId w:val="16"/>
  </w:num>
  <w:num w:numId="21">
    <w:abstractNumId w:val="1"/>
  </w:num>
  <w:num w:numId="22">
    <w:abstractNumId w:val="46"/>
  </w:num>
  <w:num w:numId="23">
    <w:abstractNumId w:val="5"/>
  </w:num>
  <w:num w:numId="2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42"/>
  </w:num>
  <w:num w:numId="27">
    <w:abstractNumId w:val="37"/>
  </w:num>
  <w:num w:numId="28">
    <w:abstractNumId w:val="27"/>
  </w:num>
  <w:num w:numId="29">
    <w:abstractNumId w:val="13"/>
  </w:num>
  <w:num w:numId="30">
    <w:abstractNumId w:val="18"/>
  </w:num>
  <w:num w:numId="31">
    <w:abstractNumId w:val="29"/>
  </w:num>
  <w:num w:numId="32">
    <w:abstractNumId w:val="43"/>
  </w:num>
  <w:num w:numId="33">
    <w:abstractNumId w:val="34"/>
  </w:num>
  <w:num w:numId="34">
    <w:abstractNumId w:val="10"/>
  </w:num>
  <w:num w:numId="35">
    <w:abstractNumId w:val="31"/>
  </w:num>
  <w:num w:numId="36">
    <w:abstractNumId w:val="49"/>
  </w:num>
  <w:num w:numId="37">
    <w:abstractNumId w:val="17"/>
  </w:num>
  <w:num w:numId="38">
    <w:abstractNumId w:val="4"/>
  </w:num>
  <w:num w:numId="39">
    <w:abstractNumId w:val="24"/>
  </w:num>
  <w:num w:numId="40">
    <w:abstractNumId w:val="6"/>
  </w:num>
  <w:num w:numId="41">
    <w:abstractNumId w:val="50"/>
  </w:num>
  <w:num w:numId="42">
    <w:abstractNumId w:val="38"/>
  </w:num>
  <w:num w:numId="43">
    <w:abstractNumId w:val="15"/>
  </w:num>
  <w:num w:numId="44">
    <w:abstractNumId w:val="28"/>
  </w:num>
  <w:num w:numId="45">
    <w:abstractNumId w:val="30"/>
  </w:num>
  <w:num w:numId="46">
    <w:abstractNumId w:val="12"/>
  </w:num>
  <w:num w:numId="47">
    <w:abstractNumId w:val="47"/>
  </w:num>
  <w:num w:numId="48">
    <w:abstractNumId w:val="14"/>
  </w:num>
  <w:num w:numId="49">
    <w:abstractNumId w:val="3"/>
  </w:num>
  <w:num w:numId="50">
    <w:abstractNumId w:val="2"/>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num>
  <w:num w:numId="54">
    <w:abstractNumId w:val="35"/>
  </w:num>
  <w:num w:numId="55">
    <w:abstractNumId w:val="35"/>
  </w:num>
  <w:num w:numId="56">
    <w:abstractNumId w:val="35"/>
  </w:num>
  <w:num w:numId="57">
    <w:abstractNumId w:val="35"/>
  </w:num>
  <w:num w:numId="58">
    <w:abstractNumId w:val="35"/>
  </w:num>
  <w:num w:numId="59">
    <w:abstractNumId w:val="35"/>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NIBER Mohammed Elarabi">
    <w15:presenceInfo w15:providerId="AD" w15:userId="S-1-5-21-594873674-1697871919-1234779376-111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C92"/>
    <w:rsid w:val="00001430"/>
    <w:rsid w:val="00001CA8"/>
    <w:rsid w:val="0000684D"/>
    <w:rsid w:val="00011C0B"/>
    <w:rsid w:val="00013839"/>
    <w:rsid w:val="0001451E"/>
    <w:rsid w:val="00017C6F"/>
    <w:rsid w:val="00024D7C"/>
    <w:rsid w:val="000278F3"/>
    <w:rsid w:val="00030CDE"/>
    <w:rsid w:val="00033265"/>
    <w:rsid w:val="00036E19"/>
    <w:rsid w:val="00053D9D"/>
    <w:rsid w:val="00057782"/>
    <w:rsid w:val="00061EA3"/>
    <w:rsid w:val="0006403B"/>
    <w:rsid w:val="00065448"/>
    <w:rsid w:val="00067F50"/>
    <w:rsid w:val="00070B0C"/>
    <w:rsid w:val="00092446"/>
    <w:rsid w:val="00093853"/>
    <w:rsid w:val="000973E3"/>
    <w:rsid w:val="00097F2E"/>
    <w:rsid w:val="000A2ED8"/>
    <w:rsid w:val="000A6B2D"/>
    <w:rsid w:val="000B51FF"/>
    <w:rsid w:val="000C4032"/>
    <w:rsid w:val="000E1DA6"/>
    <w:rsid w:val="000F4239"/>
    <w:rsid w:val="000F49DA"/>
    <w:rsid w:val="000F572A"/>
    <w:rsid w:val="000F596C"/>
    <w:rsid w:val="0010170A"/>
    <w:rsid w:val="00115B1E"/>
    <w:rsid w:val="0013054C"/>
    <w:rsid w:val="001364D3"/>
    <w:rsid w:val="00141EAA"/>
    <w:rsid w:val="00143B41"/>
    <w:rsid w:val="00144615"/>
    <w:rsid w:val="00144683"/>
    <w:rsid w:val="00146434"/>
    <w:rsid w:val="0015154A"/>
    <w:rsid w:val="001528C5"/>
    <w:rsid w:val="00152BFF"/>
    <w:rsid w:val="00157B44"/>
    <w:rsid w:val="00166F8E"/>
    <w:rsid w:val="0016763E"/>
    <w:rsid w:val="00180D70"/>
    <w:rsid w:val="001821D1"/>
    <w:rsid w:val="00185C6B"/>
    <w:rsid w:val="00186AE9"/>
    <w:rsid w:val="00190DBA"/>
    <w:rsid w:val="001940DE"/>
    <w:rsid w:val="00194DBF"/>
    <w:rsid w:val="001A5BC6"/>
    <w:rsid w:val="001A7DE0"/>
    <w:rsid w:val="001B0AA5"/>
    <w:rsid w:val="001B0C1D"/>
    <w:rsid w:val="001B1188"/>
    <w:rsid w:val="001B34D1"/>
    <w:rsid w:val="001B5E0B"/>
    <w:rsid w:val="001C292A"/>
    <w:rsid w:val="001D5EA0"/>
    <w:rsid w:val="001E3201"/>
    <w:rsid w:val="001E40C5"/>
    <w:rsid w:val="001E4665"/>
    <w:rsid w:val="001E50A2"/>
    <w:rsid w:val="001E5E0A"/>
    <w:rsid w:val="001E6CD4"/>
    <w:rsid w:val="001F1BBB"/>
    <w:rsid w:val="001F429F"/>
    <w:rsid w:val="00205AC7"/>
    <w:rsid w:val="00206400"/>
    <w:rsid w:val="00210B70"/>
    <w:rsid w:val="0021382A"/>
    <w:rsid w:val="00213DC3"/>
    <w:rsid w:val="00216C70"/>
    <w:rsid w:val="00216CAF"/>
    <w:rsid w:val="00217E4D"/>
    <w:rsid w:val="0022570E"/>
    <w:rsid w:val="0023297F"/>
    <w:rsid w:val="002378E1"/>
    <w:rsid w:val="002406CC"/>
    <w:rsid w:val="0025017D"/>
    <w:rsid w:val="0025690E"/>
    <w:rsid w:val="00264036"/>
    <w:rsid w:val="00264974"/>
    <w:rsid w:val="002650EE"/>
    <w:rsid w:val="00271343"/>
    <w:rsid w:val="0027216C"/>
    <w:rsid w:val="0027402F"/>
    <w:rsid w:val="00275F5C"/>
    <w:rsid w:val="00281049"/>
    <w:rsid w:val="00287C04"/>
    <w:rsid w:val="002906C5"/>
    <w:rsid w:val="00296B31"/>
    <w:rsid w:val="00297DFC"/>
    <w:rsid w:val="002A274E"/>
    <w:rsid w:val="002A2809"/>
    <w:rsid w:val="002B3B0B"/>
    <w:rsid w:val="002B590D"/>
    <w:rsid w:val="002B7080"/>
    <w:rsid w:val="002C3B53"/>
    <w:rsid w:val="002C540B"/>
    <w:rsid w:val="002C66DB"/>
    <w:rsid w:val="002C7C14"/>
    <w:rsid w:val="002D3C38"/>
    <w:rsid w:val="002D736D"/>
    <w:rsid w:val="002F2681"/>
    <w:rsid w:val="002F655A"/>
    <w:rsid w:val="00300379"/>
    <w:rsid w:val="003035B4"/>
    <w:rsid w:val="003111E3"/>
    <w:rsid w:val="0031297B"/>
    <w:rsid w:val="00313721"/>
    <w:rsid w:val="00316329"/>
    <w:rsid w:val="00326C5A"/>
    <w:rsid w:val="00327970"/>
    <w:rsid w:val="00332369"/>
    <w:rsid w:val="003449AE"/>
    <w:rsid w:val="00352605"/>
    <w:rsid w:val="00355178"/>
    <w:rsid w:val="00355317"/>
    <w:rsid w:val="0036363A"/>
    <w:rsid w:val="00372226"/>
    <w:rsid w:val="00376441"/>
    <w:rsid w:val="00380621"/>
    <w:rsid w:val="0039400E"/>
    <w:rsid w:val="00396F78"/>
    <w:rsid w:val="003A3C02"/>
    <w:rsid w:val="003A3D3D"/>
    <w:rsid w:val="003A69CE"/>
    <w:rsid w:val="003B67D8"/>
    <w:rsid w:val="003C4503"/>
    <w:rsid w:val="003C52B2"/>
    <w:rsid w:val="003D1507"/>
    <w:rsid w:val="003D4A08"/>
    <w:rsid w:val="003D6DF2"/>
    <w:rsid w:val="003E2829"/>
    <w:rsid w:val="003E58D9"/>
    <w:rsid w:val="003F0BCA"/>
    <w:rsid w:val="003F2B5C"/>
    <w:rsid w:val="004025DC"/>
    <w:rsid w:val="00404C0C"/>
    <w:rsid w:val="00406707"/>
    <w:rsid w:val="00423D73"/>
    <w:rsid w:val="00426B68"/>
    <w:rsid w:val="00431BBF"/>
    <w:rsid w:val="004333CB"/>
    <w:rsid w:val="00434488"/>
    <w:rsid w:val="00435CA8"/>
    <w:rsid w:val="004434F2"/>
    <w:rsid w:val="00443627"/>
    <w:rsid w:val="00465B3A"/>
    <w:rsid w:val="00470655"/>
    <w:rsid w:val="00475062"/>
    <w:rsid w:val="004811FE"/>
    <w:rsid w:val="00481C8D"/>
    <w:rsid w:val="004837AA"/>
    <w:rsid w:val="00494747"/>
    <w:rsid w:val="004A6484"/>
    <w:rsid w:val="004B1719"/>
    <w:rsid w:val="004B643B"/>
    <w:rsid w:val="004C0573"/>
    <w:rsid w:val="004C4777"/>
    <w:rsid w:val="004C47E8"/>
    <w:rsid w:val="004D1949"/>
    <w:rsid w:val="004E25B5"/>
    <w:rsid w:val="004F38B7"/>
    <w:rsid w:val="005056B0"/>
    <w:rsid w:val="00522A2D"/>
    <w:rsid w:val="00525204"/>
    <w:rsid w:val="00525D1D"/>
    <w:rsid w:val="005304B1"/>
    <w:rsid w:val="00534AC1"/>
    <w:rsid w:val="00554B5A"/>
    <w:rsid w:val="0055757D"/>
    <w:rsid w:val="00557B66"/>
    <w:rsid w:val="005601DC"/>
    <w:rsid w:val="005626A8"/>
    <w:rsid w:val="005638D9"/>
    <w:rsid w:val="0057532D"/>
    <w:rsid w:val="00577759"/>
    <w:rsid w:val="00583E69"/>
    <w:rsid w:val="00585784"/>
    <w:rsid w:val="005931E4"/>
    <w:rsid w:val="005A018B"/>
    <w:rsid w:val="005A4CAB"/>
    <w:rsid w:val="005A7091"/>
    <w:rsid w:val="005B00B2"/>
    <w:rsid w:val="005B14AC"/>
    <w:rsid w:val="005B18BA"/>
    <w:rsid w:val="005B253B"/>
    <w:rsid w:val="005B340B"/>
    <w:rsid w:val="005C1E22"/>
    <w:rsid w:val="005C28FA"/>
    <w:rsid w:val="005D2B49"/>
    <w:rsid w:val="005D5119"/>
    <w:rsid w:val="005E0178"/>
    <w:rsid w:val="00604E98"/>
    <w:rsid w:val="006201A9"/>
    <w:rsid w:val="00630575"/>
    <w:rsid w:val="00635508"/>
    <w:rsid w:val="0064384C"/>
    <w:rsid w:val="00645298"/>
    <w:rsid w:val="006473DC"/>
    <w:rsid w:val="00650ACC"/>
    <w:rsid w:val="00674530"/>
    <w:rsid w:val="00677969"/>
    <w:rsid w:val="0068078B"/>
    <w:rsid w:val="00681EE8"/>
    <w:rsid w:val="00682BA2"/>
    <w:rsid w:val="00693001"/>
    <w:rsid w:val="006A4332"/>
    <w:rsid w:val="006B481D"/>
    <w:rsid w:val="006B66C3"/>
    <w:rsid w:val="006C5F53"/>
    <w:rsid w:val="006C6038"/>
    <w:rsid w:val="006D0270"/>
    <w:rsid w:val="006D06FD"/>
    <w:rsid w:val="006D40D0"/>
    <w:rsid w:val="006D4647"/>
    <w:rsid w:val="006E5123"/>
    <w:rsid w:val="006F089A"/>
    <w:rsid w:val="006F2725"/>
    <w:rsid w:val="0070223F"/>
    <w:rsid w:val="00705897"/>
    <w:rsid w:val="0071295F"/>
    <w:rsid w:val="0071746B"/>
    <w:rsid w:val="00720463"/>
    <w:rsid w:val="00720654"/>
    <w:rsid w:val="007318E7"/>
    <w:rsid w:val="007371D5"/>
    <w:rsid w:val="00746D3D"/>
    <w:rsid w:val="00747538"/>
    <w:rsid w:val="00754464"/>
    <w:rsid w:val="0076766A"/>
    <w:rsid w:val="007704E8"/>
    <w:rsid w:val="007710DA"/>
    <w:rsid w:val="00771777"/>
    <w:rsid w:val="0077427A"/>
    <w:rsid w:val="007748ED"/>
    <w:rsid w:val="0077498B"/>
    <w:rsid w:val="00780D07"/>
    <w:rsid w:val="00790D1B"/>
    <w:rsid w:val="007A4515"/>
    <w:rsid w:val="007A537A"/>
    <w:rsid w:val="007A7E1C"/>
    <w:rsid w:val="007B0A03"/>
    <w:rsid w:val="007B4DD4"/>
    <w:rsid w:val="007C324F"/>
    <w:rsid w:val="007D12D4"/>
    <w:rsid w:val="007D16D4"/>
    <w:rsid w:val="007D3638"/>
    <w:rsid w:val="007D6DDD"/>
    <w:rsid w:val="007E13CE"/>
    <w:rsid w:val="007E34B6"/>
    <w:rsid w:val="007E5C92"/>
    <w:rsid w:val="007E688F"/>
    <w:rsid w:val="007F2B1C"/>
    <w:rsid w:val="00810E93"/>
    <w:rsid w:val="00814BB8"/>
    <w:rsid w:val="0081621E"/>
    <w:rsid w:val="00817B3D"/>
    <w:rsid w:val="00820533"/>
    <w:rsid w:val="00821AC5"/>
    <w:rsid w:val="00826716"/>
    <w:rsid w:val="008314D1"/>
    <w:rsid w:val="00831B92"/>
    <w:rsid w:val="00832FD9"/>
    <w:rsid w:val="0083606A"/>
    <w:rsid w:val="008416E8"/>
    <w:rsid w:val="0085133F"/>
    <w:rsid w:val="00855435"/>
    <w:rsid w:val="00860274"/>
    <w:rsid w:val="008647FB"/>
    <w:rsid w:val="008721A0"/>
    <w:rsid w:val="00872CA0"/>
    <w:rsid w:val="00872F44"/>
    <w:rsid w:val="0088217D"/>
    <w:rsid w:val="00882741"/>
    <w:rsid w:val="008A059C"/>
    <w:rsid w:val="008A203F"/>
    <w:rsid w:val="008A4378"/>
    <w:rsid w:val="008A50B1"/>
    <w:rsid w:val="008A7B76"/>
    <w:rsid w:val="008C6FE2"/>
    <w:rsid w:val="008C78AE"/>
    <w:rsid w:val="008D32A9"/>
    <w:rsid w:val="008D6C9F"/>
    <w:rsid w:val="008D7B4D"/>
    <w:rsid w:val="00902650"/>
    <w:rsid w:val="00902E91"/>
    <w:rsid w:val="00912E46"/>
    <w:rsid w:val="009178BD"/>
    <w:rsid w:val="0092217F"/>
    <w:rsid w:val="00930440"/>
    <w:rsid w:val="00935B07"/>
    <w:rsid w:val="0094370E"/>
    <w:rsid w:val="0096166D"/>
    <w:rsid w:val="00966A2B"/>
    <w:rsid w:val="00981DF9"/>
    <w:rsid w:val="00986D59"/>
    <w:rsid w:val="009910A4"/>
    <w:rsid w:val="00997978"/>
    <w:rsid w:val="009A1FE9"/>
    <w:rsid w:val="009C5C49"/>
    <w:rsid w:val="009E1249"/>
    <w:rsid w:val="009E142F"/>
    <w:rsid w:val="009E15CE"/>
    <w:rsid w:val="009F0C9C"/>
    <w:rsid w:val="00A0507D"/>
    <w:rsid w:val="00A07504"/>
    <w:rsid w:val="00A130E5"/>
    <w:rsid w:val="00A14BC1"/>
    <w:rsid w:val="00A15F88"/>
    <w:rsid w:val="00A264DB"/>
    <w:rsid w:val="00A338EC"/>
    <w:rsid w:val="00A34BEC"/>
    <w:rsid w:val="00A402EC"/>
    <w:rsid w:val="00A40765"/>
    <w:rsid w:val="00A43915"/>
    <w:rsid w:val="00A523A2"/>
    <w:rsid w:val="00A52E95"/>
    <w:rsid w:val="00A57890"/>
    <w:rsid w:val="00A60229"/>
    <w:rsid w:val="00A65982"/>
    <w:rsid w:val="00A7741B"/>
    <w:rsid w:val="00A77D9B"/>
    <w:rsid w:val="00A87328"/>
    <w:rsid w:val="00A96CDD"/>
    <w:rsid w:val="00A96F55"/>
    <w:rsid w:val="00A97D7A"/>
    <w:rsid w:val="00AA39CC"/>
    <w:rsid w:val="00AA5E8F"/>
    <w:rsid w:val="00AD2E72"/>
    <w:rsid w:val="00AE35AA"/>
    <w:rsid w:val="00AE3AF8"/>
    <w:rsid w:val="00AE4789"/>
    <w:rsid w:val="00AF769B"/>
    <w:rsid w:val="00B01468"/>
    <w:rsid w:val="00B02B49"/>
    <w:rsid w:val="00B10434"/>
    <w:rsid w:val="00B16D9E"/>
    <w:rsid w:val="00B377E2"/>
    <w:rsid w:val="00B433B9"/>
    <w:rsid w:val="00B45D3D"/>
    <w:rsid w:val="00B47F92"/>
    <w:rsid w:val="00B52203"/>
    <w:rsid w:val="00B62C3F"/>
    <w:rsid w:val="00B6550C"/>
    <w:rsid w:val="00B70CE9"/>
    <w:rsid w:val="00B93703"/>
    <w:rsid w:val="00B943B2"/>
    <w:rsid w:val="00B97C5C"/>
    <w:rsid w:val="00BA2771"/>
    <w:rsid w:val="00BA6557"/>
    <w:rsid w:val="00BB1968"/>
    <w:rsid w:val="00BB288E"/>
    <w:rsid w:val="00BB3BB5"/>
    <w:rsid w:val="00BB3E87"/>
    <w:rsid w:val="00BD3841"/>
    <w:rsid w:val="00BF0414"/>
    <w:rsid w:val="00C0339F"/>
    <w:rsid w:val="00C04670"/>
    <w:rsid w:val="00C12308"/>
    <w:rsid w:val="00C1274B"/>
    <w:rsid w:val="00C16CE4"/>
    <w:rsid w:val="00C20ED6"/>
    <w:rsid w:val="00C24C9A"/>
    <w:rsid w:val="00C36A11"/>
    <w:rsid w:val="00C44D7A"/>
    <w:rsid w:val="00C46FCF"/>
    <w:rsid w:val="00C51761"/>
    <w:rsid w:val="00C55D89"/>
    <w:rsid w:val="00C55E4F"/>
    <w:rsid w:val="00C605C9"/>
    <w:rsid w:val="00C6100A"/>
    <w:rsid w:val="00C641E5"/>
    <w:rsid w:val="00C8036B"/>
    <w:rsid w:val="00C86946"/>
    <w:rsid w:val="00C918D4"/>
    <w:rsid w:val="00C93FF6"/>
    <w:rsid w:val="00CA0FE0"/>
    <w:rsid w:val="00CA2565"/>
    <w:rsid w:val="00CA3868"/>
    <w:rsid w:val="00CA7917"/>
    <w:rsid w:val="00CB2D1D"/>
    <w:rsid w:val="00CB5063"/>
    <w:rsid w:val="00CC4828"/>
    <w:rsid w:val="00CC791D"/>
    <w:rsid w:val="00CC7DFE"/>
    <w:rsid w:val="00CD1BF5"/>
    <w:rsid w:val="00CE53F8"/>
    <w:rsid w:val="00CE731E"/>
    <w:rsid w:val="00CF4B83"/>
    <w:rsid w:val="00D00B91"/>
    <w:rsid w:val="00D0382A"/>
    <w:rsid w:val="00D12D7A"/>
    <w:rsid w:val="00D1665C"/>
    <w:rsid w:val="00D21071"/>
    <w:rsid w:val="00D2728B"/>
    <w:rsid w:val="00D27293"/>
    <w:rsid w:val="00D354B3"/>
    <w:rsid w:val="00D36FF2"/>
    <w:rsid w:val="00D434E2"/>
    <w:rsid w:val="00D50686"/>
    <w:rsid w:val="00D50F1A"/>
    <w:rsid w:val="00D53382"/>
    <w:rsid w:val="00D5655E"/>
    <w:rsid w:val="00D571B6"/>
    <w:rsid w:val="00D6647A"/>
    <w:rsid w:val="00D67D82"/>
    <w:rsid w:val="00D71363"/>
    <w:rsid w:val="00D810FE"/>
    <w:rsid w:val="00D8232C"/>
    <w:rsid w:val="00D82569"/>
    <w:rsid w:val="00D84A76"/>
    <w:rsid w:val="00D9798A"/>
    <w:rsid w:val="00DA2949"/>
    <w:rsid w:val="00DB406E"/>
    <w:rsid w:val="00DC501B"/>
    <w:rsid w:val="00DC5171"/>
    <w:rsid w:val="00DD4595"/>
    <w:rsid w:val="00DD7326"/>
    <w:rsid w:val="00DE3161"/>
    <w:rsid w:val="00DE40A2"/>
    <w:rsid w:val="00DF572E"/>
    <w:rsid w:val="00DF588F"/>
    <w:rsid w:val="00DF7E25"/>
    <w:rsid w:val="00E0397C"/>
    <w:rsid w:val="00E04644"/>
    <w:rsid w:val="00E057A0"/>
    <w:rsid w:val="00E06920"/>
    <w:rsid w:val="00E06C9E"/>
    <w:rsid w:val="00E07CDF"/>
    <w:rsid w:val="00E33100"/>
    <w:rsid w:val="00E37D8A"/>
    <w:rsid w:val="00E45AA5"/>
    <w:rsid w:val="00E47B77"/>
    <w:rsid w:val="00E50BE9"/>
    <w:rsid w:val="00E52A72"/>
    <w:rsid w:val="00E56A02"/>
    <w:rsid w:val="00E57039"/>
    <w:rsid w:val="00E726E1"/>
    <w:rsid w:val="00E76AE8"/>
    <w:rsid w:val="00E815B0"/>
    <w:rsid w:val="00E853B8"/>
    <w:rsid w:val="00E87346"/>
    <w:rsid w:val="00E93BE1"/>
    <w:rsid w:val="00EA2B5D"/>
    <w:rsid w:val="00EA4059"/>
    <w:rsid w:val="00EA4889"/>
    <w:rsid w:val="00EB242B"/>
    <w:rsid w:val="00EB6EAD"/>
    <w:rsid w:val="00EC73E3"/>
    <w:rsid w:val="00ED5AFA"/>
    <w:rsid w:val="00EE2CF7"/>
    <w:rsid w:val="00EE335F"/>
    <w:rsid w:val="00EE5410"/>
    <w:rsid w:val="00EE6AF7"/>
    <w:rsid w:val="00EF306D"/>
    <w:rsid w:val="00F07F06"/>
    <w:rsid w:val="00F11C4B"/>
    <w:rsid w:val="00F322CB"/>
    <w:rsid w:val="00F33AAC"/>
    <w:rsid w:val="00F3544F"/>
    <w:rsid w:val="00F3655C"/>
    <w:rsid w:val="00F46EA9"/>
    <w:rsid w:val="00F51360"/>
    <w:rsid w:val="00F53191"/>
    <w:rsid w:val="00F55579"/>
    <w:rsid w:val="00F564CF"/>
    <w:rsid w:val="00F61815"/>
    <w:rsid w:val="00F65E6D"/>
    <w:rsid w:val="00F67B6C"/>
    <w:rsid w:val="00F8168E"/>
    <w:rsid w:val="00F832C1"/>
    <w:rsid w:val="00F925A1"/>
    <w:rsid w:val="00F94150"/>
    <w:rsid w:val="00F964D7"/>
    <w:rsid w:val="00F97C9D"/>
    <w:rsid w:val="00FA1FFA"/>
    <w:rsid w:val="00FA3CE0"/>
    <w:rsid w:val="00FA400A"/>
    <w:rsid w:val="00FA628B"/>
    <w:rsid w:val="00FB311C"/>
    <w:rsid w:val="00FB4D07"/>
    <w:rsid w:val="00FB70C5"/>
    <w:rsid w:val="00FC4102"/>
    <w:rsid w:val="00FC5C06"/>
    <w:rsid w:val="00FD4F0E"/>
    <w:rsid w:val="00FF690D"/>
    <w:rsid w:val="00FF77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291946A"/>
  <w15:docId w15:val="{8573A414-C5C0-46E4-A7BC-89C3178F3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244061" w:themeColor="accent1" w:themeShade="80"/>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841"/>
  </w:style>
  <w:style w:type="paragraph" w:styleId="Titre1">
    <w:name w:val="heading 1"/>
    <w:basedOn w:val="Normal"/>
    <w:next w:val="Normal"/>
    <w:link w:val="Titre1Car"/>
    <w:qFormat/>
    <w:rsid w:val="00872C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96B3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nhideWhenUsed/>
    <w:qFormat/>
    <w:rsid w:val="00296B31"/>
    <w:pPr>
      <w:keepNext/>
      <w:keepLines/>
      <w:spacing w:before="40" w:after="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nhideWhenUsed/>
    <w:qFormat/>
    <w:rsid w:val="00296B3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nhideWhenUsed/>
    <w:qFormat/>
    <w:rsid w:val="00296B31"/>
    <w:pPr>
      <w:keepNext/>
      <w:keepLines/>
      <w:spacing w:before="40" w:after="0"/>
      <w:outlineLvl w:val="4"/>
    </w:pPr>
    <w:rPr>
      <w:rFonts w:asciiTheme="majorHAnsi" w:eastAsiaTheme="majorEastAsia" w:hAnsiTheme="majorHAnsi" w:cstheme="majorBidi"/>
      <w:color w:val="365F91" w:themeColor="accent1" w:themeShade="BF"/>
    </w:rPr>
  </w:style>
  <w:style w:type="paragraph" w:styleId="Titre7">
    <w:name w:val="heading 7"/>
    <w:basedOn w:val="Normal"/>
    <w:next w:val="Normal"/>
    <w:link w:val="Titre7Car"/>
    <w:uiPriority w:val="9"/>
    <w:semiHidden/>
    <w:unhideWhenUsed/>
    <w:qFormat/>
    <w:rsid w:val="00CB2D1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5C92"/>
    <w:pPr>
      <w:tabs>
        <w:tab w:val="center" w:pos="4536"/>
        <w:tab w:val="right" w:pos="9072"/>
      </w:tabs>
      <w:spacing w:after="0" w:line="240" w:lineRule="auto"/>
    </w:pPr>
  </w:style>
  <w:style w:type="character" w:customStyle="1" w:styleId="En-tteCar">
    <w:name w:val="En-tête Car"/>
    <w:basedOn w:val="Policepardfaut"/>
    <w:link w:val="En-tte"/>
    <w:uiPriority w:val="99"/>
    <w:rsid w:val="007E5C92"/>
  </w:style>
  <w:style w:type="paragraph" w:styleId="Pieddepage">
    <w:name w:val="footer"/>
    <w:basedOn w:val="Normal"/>
    <w:link w:val="PieddepageCar"/>
    <w:unhideWhenUsed/>
    <w:rsid w:val="007E5C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5C92"/>
  </w:style>
  <w:style w:type="paragraph" w:styleId="Textedebulles">
    <w:name w:val="Balloon Text"/>
    <w:basedOn w:val="Normal"/>
    <w:link w:val="TextedebullesCar"/>
    <w:uiPriority w:val="99"/>
    <w:semiHidden/>
    <w:unhideWhenUsed/>
    <w:rsid w:val="007E5C9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E5C92"/>
    <w:rPr>
      <w:rFonts w:ascii="Tahoma" w:hAnsi="Tahoma" w:cs="Tahoma"/>
      <w:sz w:val="16"/>
      <w:szCs w:val="16"/>
    </w:rPr>
  </w:style>
  <w:style w:type="paragraph" w:styleId="Sansinterligne">
    <w:name w:val="No Spacing"/>
    <w:link w:val="SansinterligneCar"/>
    <w:uiPriority w:val="1"/>
    <w:qFormat/>
    <w:rsid w:val="007E5C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E5C92"/>
    <w:rPr>
      <w:rFonts w:eastAsiaTheme="minorEastAsia"/>
      <w:lang w:eastAsia="fr-FR"/>
    </w:rPr>
  </w:style>
  <w:style w:type="paragraph" w:customStyle="1" w:styleId="Default">
    <w:name w:val="Default"/>
    <w:rsid w:val="004E25B5"/>
    <w:pPr>
      <w:autoSpaceDE w:val="0"/>
      <w:autoSpaceDN w:val="0"/>
      <w:adjustRightInd w:val="0"/>
      <w:spacing w:after="0" w:line="240" w:lineRule="auto"/>
    </w:pPr>
    <w:rPr>
      <w:rFonts w:ascii="Baskerville Old Face" w:hAnsi="Baskerville Old Face" w:cs="Baskerville Old Face"/>
      <w:color w:val="000000"/>
    </w:rPr>
  </w:style>
  <w:style w:type="paragraph" w:styleId="Paragraphedeliste">
    <w:name w:val="List Paragraph"/>
    <w:basedOn w:val="Normal"/>
    <w:uiPriority w:val="99"/>
    <w:qFormat/>
    <w:rsid w:val="00705897"/>
    <w:pPr>
      <w:ind w:left="720"/>
      <w:contextualSpacing/>
    </w:pPr>
  </w:style>
  <w:style w:type="character" w:styleId="lev">
    <w:name w:val="Strong"/>
    <w:basedOn w:val="Policepardfaut"/>
    <w:uiPriority w:val="22"/>
    <w:qFormat/>
    <w:rsid w:val="00326C5A"/>
    <w:rPr>
      <w:b/>
      <w:bCs/>
    </w:rPr>
  </w:style>
  <w:style w:type="character" w:customStyle="1" w:styleId="apple-style-span">
    <w:name w:val="apple-style-span"/>
    <w:uiPriority w:val="99"/>
    <w:rsid w:val="00217E4D"/>
    <w:rPr>
      <w:rFonts w:cs="Times New Roman"/>
    </w:rPr>
  </w:style>
  <w:style w:type="paragraph" w:customStyle="1" w:styleId="T1">
    <w:name w:val="T1"/>
    <w:basedOn w:val="Paragraphedeliste"/>
    <w:qFormat/>
    <w:rsid w:val="001E5E0A"/>
    <w:pPr>
      <w:ind w:left="0"/>
      <w:jc w:val="both"/>
    </w:pPr>
    <w:rPr>
      <w:rFonts w:eastAsia="Calibri" w:cs="Arial"/>
      <w:b/>
      <w:color w:val="365F91" w:themeColor="accent1" w:themeShade="BF"/>
      <w:szCs w:val="28"/>
    </w:rPr>
  </w:style>
  <w:style w:type="paragraph" w:customStyle="1" w:styleId="T2">
    <w:name w:val="T2"/>
    <w:basedOn w:val="Paragraphedeliste"/>
    <w:autoRedefine/>
    <w:qFormat/>
    <w:rsid w:val="004A6484"/>
    <w:pPr>
      <w:numPr>
        <w:ilvl w:val="1"/>
        <w:numId w:val="6"/>
      </w:numPr>
      <w:jc w:val="both"/>
      <w:outlineLvl w:val="1"/>
    </w:pPr>
    <w:rPr>
      <w:rFonts w:eastAsia="Calibri" w:cs="Arial"/>
      <w:b/>
      <w:color w:val="007AD6"/>
      <w:sz w:val="22"/>
      <w:szCs w:val="22"/>
    </w:rPr>
  </w:style>
  <w:style w:type="paragraph" w:customStyle="1" w:styleId="T3">
    <w:name w:val="T3"/>
    <w:basedOn w:val="Paragraphedeliste"/>
    <w:autoRedefine/>
    <w:qFormat/>
    <w:rsid w:val="004A6484"/>
    <w:pPr>
      <w:numPr>
        <w:ilvl w:val="2"/>
        <w:numId w:val="6"/>
      </w:numPr>
      <w:jc w:val="both"/>
    </w:pPr>
    <w:rPr>
      <w:rFonts w:cs="Arial"/>
      <w:b/>
      <w:color w:val="A6A6A6" w:themeColor="background1" w:themeShade="A6"/>
    </w:rPr>
  </w:style>
  <w:style w:type="paragraph" w:customStyle="1" w:styleId="T0">
    <w:name w:val="T0"/>
    <w:basedOn w:val="Normal"/>
    <w:qFormat/>
    <w:rsid w:val="00D21071"/>
    <w:pPr>
      <w:jc w:val="both"/>
    </w:pPr>
    <w:rPr>
      <w:rFonts w:cs="Arial"/>
      <w:b/>
      <w:color w:val="365F91" w:themeColor="accent1" w:themeShade="BF"/>
      <w:sz w:val="32"/>
      <w:szCs w:val="36"/>
    </w:rPr>
  </w:style>
  <w:style w:type="character" w:customStyle="1" w:styleId="Titre1Car">
    <w:name w:val="Titre 1 Car"/>
    <w:basedOn w:val="Policepardfaut"/>
    <w:link w:val="Titre1"/>
    <w:uiPriority w:val="9"/>
    <w:rsid w:val="00872CA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872CA0"/>
    <w:pPr>
      <w:outlineLvl w:val="9"/>
    </w:pPr>
    <w:rPr>
      <w:lang w:eastAsia="fr-FR"/>
    </w:rPr>
  </w:style>
  <w:style w:type="paragraph" w:styleId="TM2">
    <w:name w:val="toc 2"/>
    <w:basedOn w:val="Normal"/>
    <w:next w:val="Normal"/>
    <w:autoRedefine/>
    <w:uiPriority w:val="39"/>
    <w:unhideWhenUsed/>
    <w:qFormat/>
    <w:rsid w:val="005B340B"/>
    <w:pPr>
      <w:spacing w:after="100"/>
      <w:ind w:left="220"/>
    </w:pPr>
    <w:rPr>
      <w:sz w:val="22"/>
    </w:rPr>
  </w:style>
  <w:style w:type="character" w:styleId="Lienhypertexte">
    <w:name w:val="Hyperlink"/>
    <w:basedOn w:val="Policepardfaut"/>
    <w:uiPriority w:val="99"/>
    <w:unhideWhenUsed/>
    <w:rsid w:val="00872CA0"/>
    <w:rPr>
      <w:color w:val="0000FF" w:themeColor="hyperlink"/>
      <w:u w:val="single"/>
    </w:rPr>
  </w:style>
  <w:style w:type="paragraph" w:styleId="TM1">
    <w:name w:val="toc 1"/>
    <w:basedOn w:val="Normal"/>
    <w:next w:val="Normal"/>
    <w:autoRedefine/>
    <w:uiPriority w:val="39"/>
    <w:unhideWhenUsed/>
    <w:qFormat/>
    <w:rsid w:val="005B340B"/>
    <w:pPr>
      <w:spacing w:after="100"/>
    </w:pPr>
    <w:rPr>
      <w:rFonts w:eastAsiaTheme="minorEastAsia"/>
      <w:sz w:val="22"/>
      <w:lang w:eastAsia="fr-FR"/>
    </w:rPr>
  </w:style>
  <w:style w:type="paragraph" w:styleId="TM3">
    <w:name w:val="toc 3"/>
    <w:basedOn w:val="Normal"/>
    <w:next w:val="Normal"/>
    <w:autoRedefine/>
    <w:uiPriority w:val="39"/>
    <w:unhideWhenUsed/>
    <w:qFormat/>
    <w:rsid w:val="005B340B"/>
    <w:pPr>
      <w:spacing w:after="100"/>
      <w:ind w:left="440"/>
    </w:pPr>
    <w:rPr>
      <w:rFonts w:eastAsiaTheme="minorEastAsia"/>
      <w:sz w:val="22"/>
      <w:lang w:eastAsia="fr-FR"/>
    </w:rPr>
  </w:style>
  <w:style w:type="paragraph" w:customStyle="1" w:styleId="T4">
    <w:name w:val="T4"/>
    <w:basedOn w:val="T3"/>
    <w:qFormat/>
    <w:rsid w:val="00BD3841"/>
    <w:pPr>
      <w:numPr>
        <w:ilvl w:val="3"/>
      </w:numPr>
      <w:outlineLvl w:val="2"/>
    </w:pPr>
    <w:rPr>
      <w:b w:val="0"/>
      <w:color w:val="00A4DE"/>
      <w:sz w:val="22"/>
      <w:szCs w:val="22"/>
    </w:rPr>
  </w:style>
  <w:style w:type="table" w:customStyle="1" w:styleId="Grilledutableau1">
    <w:name w:val="Grille du tableau1"/>
    <w:basedOn w:val="TableauNormal"/>
    <w:next w:val="Grilledutableau"/>
    <w:uiPriority w:val="59"/>
    <w:rsid w:val="00A523A2"/>
    <w:pPr>
      <w:spacing w:after="0" w:line="240" w:lineRule="auto"/>
    </w:pPr>
    <w:rPr>
      <w:rFonts w:ascii="Times New Roman" w:eastAsia="Times New Roman" w:hAnsi="Times New Roman" w:cs="Times New Roman"/>
      <w:color w:val="auto"/>
      <w:sz w:val="2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basdepage">
    <w:name w:val="footnote text"/>
    <w:basedOn w:val="Normal"/>
    <w:link w:val="NotedebasdepageCar"/>
    <w:uiPriority w:val="99"/>
    <w:rsid w:val="00A523A2"/>
    <w:pPr>
      <w:spacing w:before="240" w:after="0" w:line="240" w:lineRule="auto"/>
      <w:ind w:left="357"/>
      <w:jc w:val="both"/>
    </w:pPr>
    <w:rPr>
      <w:rFonts w:ascii="Times New Roman" w:eastAsia="Times New Roman" w:hAnsi="Times New Roman" w:cs="Times New Roman"/>
      <w:color w:val="auto"/>
      <w:sz w:val="20"/>
      <w:szCs w:val="20"/>
      <w:lang w:eastAsia="fr-FR"/>
    </w:rPr>
  </w:style>
  <w:style w:type="character" w:customStyle="1" w:styleId="NotedebasdepageCar">
    <w:name w:val="Note de bas de page Car"/>
    <w:basedOn w:val="Policepardfaut"/>
    <w:link w:val="Notedebasdepage"/>
    <w:uiPriority w:val="99"/>
    <w:rsid w:val="00A523A2"/>
    <w:rPr>
      <w:rFonts w:ascii="Times New Roman" w:eastAsia="Times New Roman" w:hAnsi="Times New Roman" w:cs="Times New Roman"/>
      <w:color w:val="auto"/>
      <w:sz w:val="20"/>
      <w:szCs w:val="20"/>
      <w:lang w:eastAsia="fr-FR"/>
    </w:rPr>
  </w:style>
  <w:style w:type="character" w:styleId="Appelnotedebasdep">
    <w:name w:val="footnote reference"/>
    <w:basedOn w:val="Policepardfaut"/>
    <w:rsid w:val="00A523A2"/>
    <w:rPr>
      <w:rFonts w:cs="Times New Roman"/>
      <w:vertAlign w:val="superscript"/>
    </w:rPr>
  </w:style>
  <w:style w:type="table" w:styleId="Grilledutableau">
    <w:name w:val="Table Grid"/>
    <w:basedOn w:val="TableauNormal"/>
    <w:uiPriority w:val="59"/>
    <w:rsid w:val="00A523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F55579"/>
  </w:style>
  <w:style w:type="paragraph" w:styleId="Corpsdetexte3">
    <w:name w:val="Body Text 3"/>
    <w:basedOn w:val="Normal"/>
    <w:link w:val="Corpsdetexte3Car"/>
    <w:unhideWhenUsed/>
    <w:rsid w:val="00F51360"/>
    <w:pPr>
      <w:suppressAutoHyphens/>
      <w:spacing w:before="60" w:after="0" w:line="240" w:lineRule="auto"/>
      <w:jc w:val="both"/>
    </w:pPr>
    <w:rPr>
      <w:rFonts w:eastAsia="Times New Roman" w:cs="Arial"/>
      <w:color w:val="auto"/>
      <w:szCs w:val="20"/>
      <w:lang w:eastAsia="zh-CN"/>
    </w:rPr>
  </w:style>
  <w:style w:type="character" w:customStyle="1" w:styleId="Corpsdetexte3Car">
    <w:name w:val="Corps de texte 3 Car"/>
    <w:basedOn w:val="Policepardfaut"/>
    <w:link w:val="Corpsdetexte3"/>
    <w:rsid w:val="00F51360"/>
    <w:rPr>
      <w:rFonts w:eastAsia="Times New Roman" w:cs="Arial"/>
      <w:color w:val="auto"/>
      <w:szCs w:val="20"/>
      <w:lang w:eastAsia="zh-CN"/>
    </w:rPr>
  </w:style>
  <w:style w:type="character" w:styleId="Marquedecommentaire">
    <w:name w:val="annotation reference"/>
    <w:basedOn w:val="Policepardfaut"/>
    <w:uiPriority w:val="99"/>
    <w:semiHidden/>
    <w:unhideWhenUsed/>
    <w:rsid w:val="00C46FCF"/>
    <w:rPr>
      <w:sz w:val="16"/>
      <w:szCs w:val="16"/>
    </w:rPr>
  </w:style>
  <w:style w:type="paragraph" w:styleId="Commentaire">
    <w:name w:val="annotation text"/>
    <w:basedOn w:val="Normal"/>
    <w:link w:val="CommentaireCar"/>
    <w:uiPriority w:val="99"/>
    <w:unhideWhenUsed/>
    <w:rsid w:val="00C46FCF"/>
    <w:pPr>
      <w:spacing w:line="240" w:lineRule="auto"/>
    </w:pPr>
    <w:rPr>
      <w:sz w:val="20"/>
      <w:szCs w:val="20"/>
    </w:rPr>
  </w:style>
  <w:style w:type="character" w:customStyle="1" w:styleId="CommentaireCar">
    <w:name w:val="Commentaire Car"/>
    <w:basedOn w:val="Policepardfaut"/>
    <w:link w:val="Commentaire"/>
    <w:uiPriority w:val="99"/>
    <w:rsid w:val="00C46FCF"/>
    <w:rPr>
      <w:sz w:val="20"/>
      <w:szCs w:val="20"/>
    </w:rPr>
  </w:style>
  <w:style w:type="paragraph" w:styleId="Objetducommentaire">
    <w:name w:val="annotation subject"/>
    <w:basedOn w:val="Commentaire"/>
    <w:next w:val="Commentaire"/>
    <w:link w:val="ObjetducommentaireCar"/>
    <w:uiPriority w:val="99"/>
    <w:semiHidden/>
    <w:unhideWhenUsed/>
    <w:rsid w:val="00C46FCF"/>
    <w:rPr>
      <w:b/>
      <w:bCs/>
    </w:rPr>
  </w:style>
  <w:style w:type="character" w:customStyle="1" w:styleId="ObjetducommentaireCar">
    <w:name w:val="Objet du commentaire Car"/>
    <w:basedOn w:val="CommentaireCar"/>
    <w:link w:val="Objetducommentaire"/>
    <w:uiPriority w:val="99"/>
    <w:semiHidden/>
    <w:rsid w:val="00C46FCF"/>
    <w:rPr>
      <w:b/>
      <w:bCs/>
      <w:sz w:val="20"/>
      <w:szCs w:val="20"/>
    </w:rPr>
  </w:style>
  <w:style w:type="character" w:customStyle="1" w:styleId="Titre2Car">
    <w:name w:val="Titre 2 Car"/>
    <w:basedOn w:val="Policepardfaut"/>
    <w:link w:val="Titre2"/>
    <w:uiPriority w:val="9"/>
    <w:semiHidden/>
    <w:rsid w:val="00296B31"/>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semiHidden/>
    <w:rsid w:val="00296B31"/>
    <w:rPr>
      <w:rFonts w:asciiTheme="majorHAnsi" w:eastAsiaTheme="majorEastAsia" w:hAnsiTheme="majorHAnsi" w:cstheme="majorBidi"/>
      <w:color w:val="243F60" w:themeColor="accent1" w:themeShade="7F"/>
    </w:rPr>
  </w:style>
  <w:style w:type="character" w:customStyle="1" w:styleId="Titre4Car">
    <w:name w:val="Titre 4 Car"/>
    <w:basedOn w:val="Policepardfaut"/>
    <w:link w:val="Titre4"/>
    <w:uiPriority w:val="9"/>
    <w:semiHidden/>
    <w:rsid w:val="00296B31"/>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296B31"/>
    <w:rPr>
      <w:rFonts w:asciiTheme="majorHAnsi" w:eastAsiaTheme="majorEastAsia" w:hAnsiTheme="majorHAnsi" w:cstheme="majorBidi"/>
      <w:color w:val="365F91" w:themeColor="accent1" w:themeShade="BF"/>
    </w:rPr>
  </w:style>
  <w:style w:type="character" w:customStyle="1" w:styleId="interlight1">
    <w:name w:val="interlight_1"/>
    <w:uiPriority w:val="99"/>
    <w:qFormat/>
    <w:rsid w:val="00296B31"/>
    <w:rPr>
      <w:b/>
      <w:bCs/>
      <w:u w:val="single"/>
    </w:rPr>
  </w:style>
  <w:style w:type="paragraph" w:customStyle="1" w:styleId="Bullet1">
    <w:name w:val="Bullet 1"/>
    <w:basedOn w:val="Normal"/>
    <w:link w:val="Bullet1Car"/>
    <w:rsid w:val="00296B31"/>
    <w:pPr>
      <w:spacing w:before="120" w:after="120" w:line="240" w:lineRule="auto"/>
      <w:jc w:val="both"/>
    </w:pPr>
    <w:rPr>
      <w:rFonts w:eastAsia="MS Mincho" w:cs="Times New Roman"/>
      <w:color w:val="auto"/>
      <w:sz w:val="22"/>
      <w:szCs w:val="22"/>
      <w:lang w:eastAsia="ja-JP"/>
    </w:rPr>
  </w:style>
  <w:style w:type="character" w:customStyle="1" w:styleId="Bullet1Car">
    <w:name w:val="Bullet 1 Car"/>
    <w:link w:val="Bullet1"/>
    <w:locked/>
    <w:rsid w:val="00296B31"/>
    <w:rPr>
      <w:rFonts w:eastAsia="MS Mincho" w:cs="Times New Roman"/>
      <w:color w:val="auto"/>
      <w:sz w:val="22"/>
      <w:szCs w:val="22"/>
      <w:lang w:eastAsia="ja-JP"/>
    </w:rPr>
  </w:style>
  <w:style w:type="character" w:customStyle="1" w:styleId="Titre7Car">
    <w:name w:val="Titre 7 Car"/>
    <w:basedOn w:val="Policepardfaut"/>
    <w:link w:val="Titre7"/>
    <w:uiPriority w:val="9"/>
    <w:semiHidden/>
    <w:rsid w:val="00CB2D1D"/>
    <w:rPr>
      <w:rFonts w:asciiTheme="majorHAnsi" w:eastAsiaTheme="majorEastAsia" w:hAnsiTheme="majorHAnsi" w:cstheme="majorBidi"/>
      <w:i/>
      <w:iCs/>
      <w:color w:val="404040" w:themeColor="text1" w:themeTint="BF"/>
    </w:rPr>
  </w:style>
  <w:style w:type="paragraph" w:styleId="Corpsdetexte">
    <w:name w:val="Body Text"/>
    <w:basedOn w:val="Normal"/>
    <w:link w:val="CorpsdetexteCar"/>
    <w:uiPriority w:val="99"/>
    <w:unhideWhenUsed/>
    <w:rsid w:val="00CB2D1D"/>
    <w:pPr>
      <w:spacing w:after="120"/>
    </w:pPr>
  </w:style>
  <w:style w:type="character" w:customStyle="1" w:styleId="CorpsdetexteCar">
    <w:name w:val="Corps de texte Car"/>
    <w:basedOn w:val="Policepardfaut"/>
    <w:link w:val="Corpsdetexte"/>
    <w:uiPriority w:val="99"/>
    <w:rsid w:val="00CB2D1D"/>
  </w:style>
  <w:style w:type="paragraph" w:styleId="Retraitcorpsdetexte3">
    <w:name w:val="Body Text Indent 3"/>
    <w:basedOn w:val="Normal"/>
    <w:link w:val="Retraitcorpsdetexte3Car"/>
    <w:uiPriority w:val="99"/>
    <w:unhideWhenUsed/>
    <w:rsid w:val="00CB2D1D"/>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CB2D1D"/>
    <w:rPr>
      <w:sz w:val="16"/>
      <w:szCs w:val="16"/>
    </w:rPr>
  </w:style>
  <w:style w:type="paragraph" w:styleId="Titre">
    <w:name w:val="Title"/>
    <w:basedOn w:val="Normal"/>
    <w:link w:val="TitreCar"/>
    <w:qFormat/>
    <w:rsid w:val="002406CC"/>
    <w:pPr>
      <w:spacing w:after="0" w:line="240" w:lineRule="auto"/>
      <w:jc w:val="center"/>
    </w:pPr>
    <w:rPr>
      <w:rFonts w:ascii="Times New Roman" w:eastAsia="Times New Roman" w:hAnsi="Times New Roman" w:cs="Times New Roman"/>
      <w:color w:val="auto"/>
      <w:sz w:val="28"/>
      <w:lang w:eastAsia="fr-FR"/>
    </w:rPr>
  </w:style>
  <w:style w:type="character" w:customStyle="1" w:styleId="TitreCar">
    <w:name w:val="Titre Car"/>
    <w:basedOn w:val="Policepardfaut"/>
    <w:link w:val="Titre"/>
    <w:rsid w:val="002406CC"/>
    <w:rPr>
      <w:rFonts w:ascii="Times New Roman" w:eastAsia="Times New Roman" w:hAnsi="Times New Roman" w:cs="Times New Roman"/>
      <w:color w:val="auto"/>
      <w:sz w:val="28"/>
      <w:lang w:eastAsia="fr-FR"/>
    </w:rPr>
  </w:style>
  <w:style w:type="paragraph" w:styleId="TM4">
    <w:name w:val="toc 4"/>
    <w:basedOn w:val="Normal"/>
    <w:next w:val="Normal"/>
    <w:autoRedefine/>
    <w:uiPriority w:val="39"/>
    <w:semiHidden/>
    <w:unhideWhenUsed/>
    <w:rsid w:val="005B340B"/>
    <w:pPr>
      <w:spacing w:after="100"/>
      <w:ind w:left="720"/>
    </w:pPr>
  </w:style>
  <w:style w:type="paragraph" w:customStyle="1" w:styleId="Style1">
    <w:name w:val="Style1"/>
    <w:basedOn w:val="T2"/>
    <w:qFormat/>
    <w:rsid w:val="004A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7079">
      <w:bodyDiv w:val="1"/>
      <w:marLeft w:val="0"/>
      <w:marRight w:val="0"/>
      <w:marTop w:val="0"/>
      <w:marBottom w:val="0"/>
      <w:divBdr>
        <w:top w:val="none" w:sz="0" w:space="0" w:color="auto"/>
        <w:left w:val="none" w:sz="0" w:space="0" w:color="auto"/>
        <w:bottom w:val="none" w:sz="0" w:space="0" w:color="auto"/>
        <w:right w:val="none" w:sz="0" w:space="0" w:color="auto"/>
      </w:divBdr>
    </w:div>
    <w:div w:id="252980088">
      <w:bodyDiv w:val="1"/>
      <w:marLeft w:val="0"/>
      <w:marRight w:val="0"/>
      <w:marTop w:val="0"/>
      <w:marBottom w:val="0"/>
      <w:divBdr>
        <w:top w:val="none" w:sz="0" w:space="0" w:color="auto"/>
        <w:left w:val="none" w:sz="0" w:space="0" w:color="auto"/>
        <w:bottom w:val="none" w:sz="0" w:space="0" w:color="auto"/>
        <w:right w:val="none" w:sz="0" w:space="0" w:color="auto"/>
      </w:divBdr>
      <w:divsChild>
        <w:div w:id="1140265151">
          <w:marLeft w:val="0"/>
          <w:marRight w:val="0"/>
          <w:marTop w:val="0"/>
          <w:marBottom w:val="0"/>
          <w:divBdr>
            <w:top w:val="none" w:sz="0" w:space="0" w:color="auto"/>
            <w:left w:val="none" w:sz="0" w:space="0" w:color="auto"/>
            <w:bottom w:val="none" w:sz="0" w:space="0" w:color="auto"/>
            <w:right w:val="none" w:sz="0" w:space="0" w:color="auto"/>
          </w:divBdr>
        </w:div>
        <w:div w:id="2038313781">
          <w:marLeft w:val="0"/>
          <w:marRight w:val="0"/>
          <w:marTop w:val="0"/>
          <w:marBottom w:val="0"/>
          <w:divBdr>
            <w:top w:val="none" w:sz="0" w:space="0" w:color="auto"/>
            <w:left w:val="none" w:sz="0" w:space="0" w:color="auto"/>
            <w:bottom w:val="none" w:sz="0" w:space="0" w:color="auto"/>
            <w:right w:val="none" w:sz="0" w:space="0" w:color="auto"/>
          </w:divBdr>
        </w:div>
        <w:div w:id="348914399">
          <w:marLeft w:val="0"/>
          <w:marRight w:val="0"/>
          <w:marTop w:val="0"/>
          <w:marBottom w:val="0"/>
          <w:divBdr>
            <w:top w:val="none" w:sz="0" w:space="0" w:color="auto"/>
            <w:left w:val="none" w:sz="0" w:space="0" w:color="auto"/>
            <w:bottom w:val="none" w:sz="0" w:space="0" w:color="auto"/>
            <w:right w:val="none" w:sz="0" w:space="0" w:color="auto"/>
          </w:divBdr>
        </w:div>
        <w:div w:id="1065644079">
          <w:marLeft w:val="0"/>
          <w:marRight w:val="0"/>
          <w:marTop w:val="0"/>
          <w:marBottom w:val="0"/>
          <w:divBdr>
            <w:top w:val="none" w:sz="0" w:space="0" w:color="auto"/>
            <w:left w:val="none" w:sz="0" w:space="0" w:color="auto"/>
            <w:bottom w:val="none" w:sz="0" w:space="0" w:color="auto"/>
            <w:right w:val="none" w:sz="0" w:space="0" w:color="auto"/>
          </w:divBdr>
        </w:div>
        <w:div w:id="1833908789">
          <w:marLeft w:val="0"/>
          <w:marRight w:val="0"/>
          <w:marTop w:val="0"/>
          <w:marBottom w:val="0"/>
          <w:divBdr>
            <w:top w:val="none" w:sz="0" w:space="0" w:color="auto"/>
            <w:left w:val="none" w:sz="0" w:space="0" w:color="auto"/>
            <w:bottom w:val="none" w:sz="0" w:space="0" w:color="auto"/>
            <w:right w:val="none" w:sz="0" w:space="0" w:color="auto"/>
          </w:divBdr>
        </w:div>
        <w:div w:id="715080132">
          <w:marLeft w:val="0"/>
          <w:marRight w:val="0"/>
          <w:marTop w:val="0"/>
          <w:marBottom w:val="0"/>
          <w:divBdr>
            <w:top w:val="none" w:sz="0" w:space="0" w:color="auto"/>
            <w:left w:val="none" w:sz="0" w:space="0" w:color="auto"/>
            <w:bottom w:val="none" w:sz="0" w:space="0" w:color="auto"/>
            <w:right w:val="none" w:sz="0" w:space="0" w:color="auto"/>
          </w:divBdr>
        </w:div>
      </w:divsChild>
    </w:div>
    <w:div w:id="426585871">
      <w:bodyDiv w:val="1"/>
      <w:marLeft w:val="0"/>
      <w:marRight w:val="0"/>
      <w:marTop w:val="0"/>
      <w:marBottom w:val="0"/>
      <w:divBdr>
        <w:top w:val="none" w:sz="0" w:space="0" w:color="auto"/>
        <w:left w:val="none" w:sz="0" w:space="0" w:color="auto"/>
        <w:bottom w:val="none" w:sz="0" w:space="0" w:color="auto"/>
        <w:right w:val="none" w:sz="0" w:space="0" w:color="auto"/>
      </w:divBdr>
    </w:div>
    <w:div w:id="460656444">
      <w:bodyDiv w:val="1"/>
      <w:marLeft w:val="0"/>
      <w:marRight w:val="0"/>
      <w:marTop w:val="0"/>
      <w:marBottom w:val="0"/>
      <w:divBdr>
        <w:top w:val="none" w:sz="0" w:space="0" w:color="auto"/>
        <w:left w:val="none" w:sz="0" w:space="0" w:color="auto"/>
        <w:bottom w:val="none" w:sz="0" w:space="0" w:color="auto"/>
        <w:right w:val="none" w:sz="0" w:space="0" w:color="auto"/>
      </w:divBdr>
    </w:div>
    <w:div w:id="630402001">
      <w:bodyDiv w:val="1"/>
      <w:marLeft w:val="0"/>
      <w:marRight w:val="0"/>
      <w:marTop w:val="0"/>
      <w:marBottom w:val="0"/>
      <w:divBdr>
        <w:top w:val="none" w:sz="0" w:space="0" w:color="auto"/>
        <w:left w:val="none" w:sz="0" w:space="0" w:color="auto"/>
        <w:bottom w:val="none" w:sz="0" w:space="0" w:color="auto"/>
        <w:right w:val="none" w:sz="0" w:space="0" w:color="auto"/>
      </w:divBdr>
    </w:div>
    <w:div w:id="642273439">
      <w:bodyDiv w:val="1"/>
      <w:marLeft w:val="0"/>
      <w:marRight w:val="0"/>
      <w:marTop w:val="0"/>
      <w:marBottom w:val="0"/>
      <w:divBdr>
        <w:top w:val="none" w:sz="0" w:space="0" w:color="auto"/>
        <w:left w:val="none" w:sz="0" w:space="0" w:color="auto"/>
        <w:bottom w:val="none" w:sz="0" w:space="0" w:color="auto"/>
        <w:right w:val="none" w:sz="0" w:space="0" w:color="auto"/>
      </w:divBdr>
    </w:div>
    <w:div w:id="810710839">
      <w:bodyDiv w:val="1"/>
      <w:marLeft w:val="0"/>
      <w:marRight w:val="0"/>
      <w:marTop w:val="0"/>
      <w:marBottom w:val="0"/>
      <w:divBdr>
        <w:top w:val="none" w:sz="0" w:space="0" w:color="auto"/>
        <w:left w:val="none" w:sz="0" w:space="0" w:color="auto"/>
        <w:bottom w:val="none" w:sz="0" w:space="0" w:color="auto"/>
        <w:right w:val="none" w:sz="0" w:space="0" w:color="auto"/>
      </w:divBdr>
    </w:div>
    <w:div w:id="856240304">
      <w:bodyDiv w:val="1"/>
      <w:marLeft w:val="0"/>
      <w:marRight w:val="0"/>
      <w:marTop w:val="0"/>
      <w:marBottom w:val="0"/>
      <w:divBdr>
        <w:top w:val="none" w:sz="0" w:space="0" w:color="auto"/>
        <w:left w:val="none" w:sz="0" w:space="0" w:color="auto"/>
        <w:bottom w:val="none" w:sz="0" w:space="0" w:color="auto"/>
        <w:right w:val="none" w:sz="0" w:space="0" w:color="auto"/>
      </w:divBdr>
    </w:div>
    <w:div w:id="930090442">
      <w:bodyDiv w:val="1"/>
      <w:marLeft w:val="0"/>
      <w:marRight w:val="0"/>
      <w:marTop w:val="0"/>
      <w:marBottom w:val="0"/>
      <w:divBdr>
        <w:top w:val="none" w:sz="0" w:space="0" w:color="auto"/>
        <w:left w:val="none" w:sz="0" w:space="0" w:color="auto"/>
        <w:bottom w:val="none" w:sz="0" w:space="0" w:color="auto"/>
        <w:right w:val="none" w:sz="0" w:space="0" w:color="auto"/>
      </w:divBdr>
    </w:div>
    <w:div w:id="1169566151">
      <w:bodyDiv w:val="1"/>
      <w:marLeft w:val="0"/>
      <w:marRight w:val="0"/>
      <w:marTop w:val="0"/>
      <w:marBottom w:val="0"/>
      <w:divBdr>
        <w:top w:val="none" w:sz="0" w:space="0" w:color="auto"/>
        <w:left w:val="none" w:sz="0" w:space="0" w:color="auto"/>
        <w:bottom w:val="none" w:sz="0" w:space="0" w:color="auto"/>
        <w:right w:val="none" w:sz="0" w:space="0" w:color="auto"/>
      </w:divBdr>
    </w:div>
    <w:div w:id="1175732394">
      <w:bodyDiv w:val="1"/>
      <w:marLeft w:val="0"/>
      <w:marRight w:val="0"/>
      <w:marTop w:val="0"/>
      <w:marBottom w:val="0"/>
      <w:divBdr>
        <w:top w:val="none" w:sz="0" w:space="0" w:color="auto"/>
        <w:left w:val="none" w:sz="0" w:space="0" w:color="auto"/>
        <w:bottom w:val="none" w:sz="0" w:space="0" w:color="auto"/>
        <w:right w:val="none" w:sz="0" w:space="0" w:color="auto"/>
      </w:divBdr>
    </w:div>
    <w:div w:id="1250507883">
      <w:bodyDiv w:val="1"/>
      <w:marLeft w:val="0"/>
      <w:marRight w:val="0"/>
      <w:marTop w:val="0"/>
      <w:marBottom w:val="0"/>
      <w:divBdr>
        <w:top w:val="none" w:sz="0" w:space="0" w:color="auto"/>
        <w:left w:val="none" w:sz="0" w:space="0" w:color="auto"/>
        <w:bottom w:val="none" w:sz="0" w:space="0" w:color="auto"/>
        <w:right w:val="none" w:sz="0" w:space="0" w:color="auto"/>
      </w:divBdr>
    </w:div>
    <w:div w:id="1364479892">
      <w:bodyDiv w:val="1"/>
      <w:marLeft w:val="0"/>
      <w:marRight w:val="0"/>
      <w:marTop w:val="0"/>
      <w:marBottom w:val="0"/>
      <w:divBdr>
        <w:top w:val="none" w:sz="0" w:space="0" w:color="auto"/>
        <w:left w:val="none" w:sz="0" w:space="0" w:color="auto"/>
        <w:bottom w:val="none" w:sz="0" w:space="0" w:color="auto"/>
        <w:right w:val="none" w:sz="0" w:space="0" w:color="auto"/>
      </w:divBdr>
    </w:div>
    <w:div w:id="1371568188">
      <w:bodyDiv w:val="1"/>
      <w:marLeft w:val="0"/>
      <w:marRight w:val="0"/>
      <w:marTop w:val="0"/>
      <w:marBottom w:val="0"/>
      <w:divBdr>
        <w:top w:val="none" w:sz="0" w:space="0" w:color="auto"/>
        <w:left w:val="none" w:sz="0" w:space="0" w:color="auto"/>
        <w:bottom w:val="none" w:sz="0" w:space="0" w:color="auto"/>
        <w:right w:val="none" w:sz="0" w:space="0" w:color="auto"/>
      </w:divBdr>
    </w:div>
    <w:div w:id="1375470803">
      <w:bodyDiv w:val="1"/>
      <w:marLeft w:val="0"/>
      <w:marRight w:val="0"/>
      <w:marTop w:val="0"/>
      <w:marBottom w:val="0"/>
      <w:divBdr>
        <w:top w:val="none" w:sz="0" w:space="0" w:color="auto"/>
        <w:left w:val="none" w:sz="0" w:space="0" w:color="auto"/>
        <w:bottom w:val="none" w:sz="0" w:space="0" w:color="auto"/>
        <w:right w:val="none" w:sz="0" w:space="0" w:color="auto"/>
      </w:divBdr>
    </w:div>
    <w:div w:id="1423794373">
      <w:bodyDiv w:val="1"/>
      <w:marLeft w:val="0"/>
      <w:marRight w:val="0"/>
      <w:marTop w:val="0"/>
      <w:marBottom w:val="0"/>
      <w:divBdr>
        <w:top w:val="none" w:sz="0" w:space="0" w:color="auto"/>
        <w:left w:val="none" w:sz="0" w:space="0" w:color="auto"/>
        <w:bottom w:val="none" w:sz="0" w:space="0" w:color="auto"/>
        <w:right w:val="none" w:sz="0" w:space="0" w:color="auto"/>
      </w:divBdr>
    </w:div>
    <w:div w:id="1558319761">
      <w:bodyDiv w:val="1"/>
      <w:marLeft w:val="0"/>
      <w:marRight w:val="0"/>
      <w:marTop w:val="0"/>
      <w:marBottom w:val="0"/>
      <w:divBdr>
        <w:top w:val="none" w:sz="0" w:space="0" w:color="auto"/>
        <w:left w:val="none" w:sz="0" w:space="0" w:color="auto"/>
        <w:bottom w:val="none" w:sz="0" w:space="0" w:color="auto"/>
        <w:right w:val="none" w:sz="0" w:space="0" w:color="auto"/>
      </w:divBdr>
    </w:div>
    <w:div w:id="1642228389">
      <w:bodyDiv w:val="1"/>
      <w:marLeft w:val="0"/>
      <w:marRight w:val="0"/>
      <w:marTop w:val="0"/>
      <w:marBottom w:val="0"/>
      <w:divBdr>
        <w:top w:val="none" w:sz="0" w:space="0" w:color="auto"/>
        <w:left w:val="none" w:sz="0" w:space="0" w:color="auto"/>
        <w:bottom w:val="none" w:sz="0" w:space="0" w:color="auto"/>
        <w:right w:val="none" w:sz="0" w:space="0" w:color="auto"/>
      </w:divBdr>
    </w:div>
    <w:div w:id="1750542843">
      <w:bodyDiv w:val="1"/>
      <w:marLeft w:val="0"/>
      <w:marRight w:val="0"/>
      <w:marTop w:val="0"/>
      <w:marBottom w:val="0"/>
      <w:divBdr>
        <w:top w:val="none" w:sz="0" w:space="0" w:color="auto"/>
        <w:left w:val="none" w:sz="0" w:space="0" w:color="auto"/>
        <w:bottom w:val="none" w:sz="0" w:space="0" w:color="auto"/>
        <w:right w:val="none" w:sz="0" w:space="0" w:color="auto"/>
      </w:divBdr>
      <w:divsChild>
        <w:div w:id="1656373415">
          <w:marLeft w:val="0"/>
          <w:marRight w:val="0"/>
          <w:marTop w:val="0"/>
          <w:marBottom w:val="0"/>
          <w:divBdr>
            <w:top w:val="none" w:sz="0" w:space="0" w:color="auto"/>
            <w:left w:val="none" w:sz="0" w:space="0" w:color="auto"/>
            <w:bottom w:val="none" w:sz="0" w:space="0" w:color="auto"/>
            <w:right w:val="none" w:sz="0" w:space="0" w:color="auto"/>
          </w:divBdr>
        </w:div>
        <w:div w:id="1893613596">
          <w:marLeft w:val="0"/>
          <w:marRight w:val="0"/>
          <w:marTop w:val="0"/>
          <w:marBottom w:val="0"/>
          <w:divBdr>
            <w:top w:val="none" w:sz="0" w:space="0" w:color="auto"/>
            <w:left w:val="none" w:sz="0" w:space="0" w:color="auto"/>
            <w:bottom w:val="none" w:sz="0" w:space="0" w:color="auto"/>
            <w:right w:val="none" w:sz="0" w:space="0" w:color="auto"/>
          </w:divBdr>
        </w:div>
        <w:div w:id="479201274">
          <w:marLeft w:val="0"/>
          <w:marRight w:val="0"/>
          <w:marTop w:val="0"/>
          <w:marBottom w:val="0"/>
          <w:divBdr>
            <w:top w:val="none" w:sz="0" w:space="0" w:color="auto"/>
            <w:left w:val="none" w:sz="0" w:space="0" w:color="auto"/>
            <w:bottom w:val="none" w:sz="0" w:space="0" w:color="auto"/>
            <w:right w:val="none" w:sz="0" w:space="0" w:color="auto"/>
          </w:divBdr>
        </w:div>
        <w:div w:id="241180503">
          <w:marLeft w:val="0"/>
          <w:marRight w:val="0"/>
          <w:marTop w:val="0"/>
          <w:marBottom w:val="0"/>
          <w:divBdr>
            <w:top w:val="none" w:sz="0" w:space="0" w:color="auto"/>
            <w:left w:val="none" w:sz="0" w:space="0" w:color="auto"/>
            <w:bottom w:val="none" w:sz="0" w:space="0" w:color="auto"/>
            <w:right w:val="none" w:sz="0" w:space="0" w:color="auto"/>
          </w:divBdr>
        </w:div>
      </w:divsChild>
    </w:div>
    <w:div w:id="1820807021">
      <w:bodyDiv w:val="1"/>
      <w:marLeft w:val="0"/>
      <w:marRight w:val="0"/>
      <w:marTop w:val="0"/>
      <w:marBottom w:val="0"/>
      <w:divBdr>
        <w:top w:val="none" w:sz="0" w:space="0" w:color="auto"/>
        <w:left w:val="none" w:sz="0" w:space="0" w:color="auto"/>
        <w:bottom w:val="none" w:sz="0" w:space="0" w:color="auto"/>
        <w:right w:val="none" w:sz="0" w:space="0" w:color="auto"/>
      </w:divBdr>
    </w:div>
    <w:div w:id="1821535853">
      <w:bodyDiv w:val="1"/>
      <w:marLeft w:val="0"/>
      <w:marRight w:val="0"/>
      <w:marTop w:val="0"/>
      <w:marBottom w:val="0"/>
      <w:divBdr>
        <w:top w:val="none" w:sz="0" w:space="0" w:color="auto"/>
        <w:left w:val="none" w:sz="0" w:space="0" w:color="auto"/>
        <w:bottom w:val="none" w:sz="0" w:space="0" w:color="auto"/>
        <w:right w:val="none" w:sz="0" w:space="0" w:color="auto"/>
      </w:divBdr>
      <w:divsChild>
        <w:div w:id="709451911">
          <w:marLeft w:val="0"/>
          <w:marRight w:val="0"/>
          <w:marTop w:val="0"/>
          <w:marBottom w:val="0"/>
          <w:divBdr>
            <w:top w:val="none" w:sz="0" w:space="0" w:color="auto"/>
            <w:left w:val="none" w:sz="0" w:space="0" w:color="auto"/>
            <w:bottom w:val="none" w:sz="0" w:space="0" w:color="auto"/>
            <w:right w:val="none" w:sz="0" w:space="0" w:color="auto"/>
          </w:divBdr>
        </w:div>
        <w:div w:id="1034692593">
          <w:marLeft w:val="0"/>
          <w:marRight w:val="0"/>
          <w:marTop w:val="0"/>
          <w:marBottom w:val="0"/>
          <w:divBdr>
            <w:top w:val="none" w:sz="0" w:space="0" w:color="auto"/>
            <w:left w:val="none" w:sz="0" w:space="0" w:color="auto"/>
            <w:bottom w:val="none" w:sz="0" w:space="0" w:color="auto"/>
            <w:right w:val="none" w:sz="0" w:space="0" w:color="auto"/>
          </w:divBdr>
        </w:div>
      </w:divsChild>
    </w:div>
    <w:div w:id="1852377448">
      <w:bodyDiv w:val="1"/>
      <w:marLeft w:val="0"/>
      <w:marRight w:val="0"/>
      <w:marTop w:val="0"/>
      <w:marBottom w:val="0"/>
      <w:divBdr>
        <w:top w:val="none" w:sz="0" w:space="0" w:color="auto"/>
        <w:left w:val="none" w:sz="0" w:space="0" w:color="auto"/>
        <w:bottom w:val="none" w:sz="0" w:space="0" w:color="auto"/>
        <w:right w:val="none" w:sz="0" w:space="0" w:color="auto"/>
      </w:divBdr>
    </w:div>
    <w:div w:id="1945963326">
      <w:bodyDiv w:val="1"/>
      <w:marLeft w:val="0"/>
      <w:marRight w:val="0"/>
      <w:marTop w:val="0"/>
      <w:marBottom w:val="0"/>
      <w:divBdr>
        <w:top w:val="none" w:sz="0" w:space="0" w:color="auto"/>
        <w:left w:val="none" w:sz="0" w:space="0" w:color="auto"/>
        <w:bottom w:val="none" w:sz="0" w:space="0" w:color="auto"/>
        <w:right w:val="none" w:sz="0" w:space="0" w:color="auto"/>
      </w:divBdr>
    </w:div>
    <w:div w:id="198739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7797E3-F1CB-41BD-A8D8-6C300195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7622</Words>
  <Characters>41924</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Guide de Contrôle Dépositaire d’OPCVM</vt:lpstr>
    </vt:vector>
  </TitlesOfParts>
  <Company/>
  <LinksUpToDate>false</LinksUpToDate>
  <CharactersWithSpaces>49448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Contrôle Dépositaire d’OPCVM</dc:title>
  <dc:creator>Hasnaâ BARZALI</dc:creator>
  <cp:lastModifiedBy>ZNIBER Mohammed Elarabi</cp:lastModifiedBy>
  <cp:revision>2</cp:revision>
  <cp:lastPrinted>2018-02-05T12:14:00Z</cp:lastPrinted>
  <dcterms:created xsi:type="dcterms:W3CDTF">2018-03-01T11:19:00Z</dcterms:created>
  <dcterms:modified xsi:type="dcterms:W3CDTF">2018-03-01T11:19:00Z</dcterms:modified>
</cp:coreProperties>
</file>